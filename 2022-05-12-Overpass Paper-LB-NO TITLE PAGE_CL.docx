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21" w14:textId="3EA6A05F" w:rsidR="00760A7C" w:rsidRDefault="00454794">
      <w:pPr>
        <w:rPr>
          <w:b/>
          <w:color w:val="000000"/>
        </w:rPr>
      </w:pPr>
      <w:r w:rsidRPr="00F960C0">
        <w:rPr>
          <w:b/>
          <w:color w:val="000000"/>
        </w:rPr>
        <w:t>Abstract</w:t>
      </w:r>
    </w:p>
    <w:p w14:paraId="19632C8A" w14:textId="77777777" w:rsidR="00223480" w:rsidRPr="00F960C0" w:rsidRDefault="00223480">
      <w:pPr>
        <w:rPr>
          <w:b/>
          <w:color w:val="000000"/>
        </w:rPr>
      </w:pPr>
    </w:p>
    <w:p w14:paraId="600CA921" w14:textId="5CDBA3C8" w:rsidR="008D1CB0" w:rsidRDefault="00454794" w:rsidP="008D1CB0">
      <w:pPr>
        <w:rPr>
          <w:color w:val="000000"/>
        </w:rPr>
      </w:pPr>
      <w:r w:rsidRPr="00F960C0">
        <w:rPr>
          <w:color w:val="000000"/>
        </w:rPr>
        <w:tab/>
        <w:t xml:space="preserve">Wildlife crossing structures paired with exclusion fencing have proven to successfully reduce animal vehicles collisions while still allowing for connectivity across roadways. Managing animal mortality and subpopulation connectivity is crucial to successful species and landscape stewardship. Highway mitigation projects are large economic investments that remain on the landscape for many decades, so governments and planning agents strive to balance cost and benefit and build cost-effective structures with the greatest positive impact on local wildlife. Ideal dimensions of overpasses and underpasses vary by species, but scientists generally suggest that overpasses are </w:t>
      </w:r>
      <w:r w:rsidR="004075B7">
        <w:rPr>
          <w:color w:val="000000"/>
        </w:rPr>
        <w:t>about</w:t>
      </w:r>
      <w:r w:rsidRPr="00F960C0">
        <w:rPr>
          <w:color w:val="000000"/>
        </w:rPr>
        <w:t xml:space="preserve"> 50 meters wide. Optimal width can also depend on structure length, with longer structures requiring additional width, leading experts to suggest a width to length ratio of 0.8. We sought to assess how these recommendations manifested in practice—where agencies use this information to design structures and build structures while also balancing costs and logistical challenges—and the degree to which </w:t>
      </w:r>
      <w:r w:rsidR="004075B7">
        <w:rPr>
          <w:color w:val="000000"/>
        </w:rPr>
        <w:t>built</w:t>
      </w:r>
      <w:r w:rsidRPr="00F960C0">
        <w:rPr>
          <w:color w:val="000000"/>
        </w:rPr>
        <w:t xml:space="preserve"> structures conform to current recommendations. Internationally, countless wildlife crossings have been constructed to reduce the negative impacts of roadways that bisect landscapes. </w:t>
      </w:r>
      <w:r w:rsidR="00841690">
        <w:rPr>
          <w:color w:val="000000"/>
        </w:rPr>
        <w:t xml:space="preserve">Using a novel measurement technique, we </w:t>
      </w:r>
      <w:r w:rsidR="004075B7">
        <w:rPr>
          <w:color w:val="000000"/>
        </w:rPr>
        <w:t>analyzed</w:t>
      </w:r>
      <w:r w:rsidRPr="00F960C0">
        <w:rPr>
          <w:color w:val="000000"/>
        </w:rPr>
        <w:t xml:space="preserve"> 120 overpasses located in North America, Europe, Asia, and Oceania. The average width of </w:t>
      </w:r>
      <w:r w:rsidR="004075B7">
        <w:rPr>
          <w:color w:val="000000"/>
        </w:rPr>
        <w:t xml:space="preserve">the </w:t>
      </w:r>
      <w:r w:rsidRPr="00F960C0">
        <w:rPr>
          <w:color w:val="000000"/>
        </w:rPr>
        <w:t>wildlife overpasses was 34 m</w:t>
      </w:r>
      <w:r w:rsidR="0030193F">
        <w:rPr>
          <w:color w:val="000000"/>
        </w:rPr>
        <w:t>. The majority of wildlife overpasses located in North American and Europe failed to me</w:t>
      </w:r>
      <w:r w:rsidR="004075B7">
        <w:rPr>
          <w:color w:val="000000"/>
        </w:rPr>
        <w:t>et</w:t>
      </w:r>
      <w:r w:rsidR="0030193F">
        <w:rPr>
          <w:color w:val="000000"/>
        </w:rPr>
        <w:t xml:space="preserve"> their respective dimensional expert guidelines. </w:t>
      </w:r>
      <w:r w:rsidR="003F0092">
        <w:rPr>
          <w:color w:val="000000"/>
        </w:rPr>
        <w:t xml:space="preserve">We investigate reasons explaining the non-compliance and provide recommendations for future overpass designs. </w:t>
      </w:r>
      <w:r w:rsidR="00C76010">
        <w:rPr>
          <w:color w:val="000000"/>
        </w:rPr>
        <w:t>For a s</w:t>
      </w:r>
      <w:r w:rsidR="00223480">
        <w:rPr>
          <w:color w:val="000000"/>
        </w:rPr>
        <w:t>ample of overpasses, we</w:t>
      </w:r>
      <w:r w:rsidR="0030193F">
        <w:rPr>
          <w:color w:val="000000"/>
        </w:rPr>
        <w:t xml:space="preserve"> </w:t>
      </w:r>
      <w:r w:rsidR="004075B7">
        <w:rPr>
          <w:color w:val="000000"/>
        </w:rPr>
        <w:t xml:space="preserve">also </w:t>
      </w:r>
      <w:r w:rsidR="0030193F">
        <w:rPr>
          <w:color w:val="000000"/>
        </w:rPr>
        <w:t>found a non-significant relationship between</w:t>
      </w:r>
      <w:r w:rsidR="00D15BA3">
        <w:rPr>
          <w:color w:val="000000"/>
        </w:rPr>
        <w:t xml:space="preserve"> taxa</w:t>
      </w:r>
      <w:r w:rsidR="00C76010">
        <w:rPr>
          <w:color w:val="000000"/>
        </w:rPr>
        <w:t>-</w:t>
      </w:r>
      <w:r w:rsidR="00D15BA3">
        <w:rPr>
          <w:color w:val="000000"/>
        </w:rPr>
        <w:t xml:space="preserve">specific </w:t>
      </w:r>
      <w:r w:rsidR="00C76010">
        <w:rPr>
          <w:color w:val="000000"/>
        </w:rPr>
        <w:t>(black bears (</w:t>
      </w:r>
      <w:r w:rsidR="00C76010">
        <w:rPr>
          <w:i/>
          <w:color w:val="000000"/>
        </w:rPr>
        <w:t>Ursus americanus),</w:t>
      </w:r>
      <w:r w:rsidR="00C76010">
        <w:rPr>
          <w:color w:val="000000"/>
        </w:rPr>
        <w:t xml:space="preserve"> grizzly bears </w:t>
      </w:r>
      <w:r w:rsidR="00C76010">
        <w:rPr>
          <w:i/>
          <w:color w:val="000000"/>
        </w:rPr>
        <w:t>(Ursus arctos),</w:t>
      </w:r>
      <w:r w:rsidR="00C76010">
        <w:rPr>
          <w:color w:val="000000"/>
        </w:rPr>
        <w:t xml:space="preserve">wolves </w:t>
      </w:r>
      <w:r w:rsidR="00C76010">
        <w:rPr>
          <w:i/>
          <w:color w:val="000000"/>
        </w:rPr>
        <w:t>(Canis lupus)</w:t>
      </w:r>
      <w:r w:rsidR="00C76010">
        <w:rPr>
          <w:color w:val="000000"/>
        </w:rPr>
        <w:t xml:space="preserve">, </w:t>
      </w:r>
      <w:r w:rsidR="008C029F">
        <w:rPr>
          <w:color w:val="000000"/>
        </w:rPr>
        <w:t xml:space="preserve">coyote </w:t>
      </w:r>
      <w:r w:rsidR="008C029F">
        <w:rPr>
          <w:i/>
          <w:color w:val="000000"/>
        </w:rPr>
        <w:t xml:space="preserve">(Canis latrans), </w:t>
      </w:r>
      <w:r w:rsidR="00C76010">
        <w:rPr>
          <w:color w:val="000000"/>
        </w:rPr>
        <w:t xml:space="preserve">cougars </w:t>
      </w:r>
      <w:r w:rsidR="00C76010">
        <w:rPr>
          <w:i/>
          <w:color w:val="000000"/>
        </w:rPr>
        <w:t>(</w:t>
      </w:r>
      <w:r w:rsidR="00937D83">
        <w:rPr>
          <w:i/>
          <w:color w:val="000000"/>
        </w:rPr>
        <w:t>Puma concolor),</w:t>
      </w:r>
      <w:r w:rsidR="00937D83">
        <w:rPr>
          <w:color w:val="000000"/>
        </w:rPr>
        <w:t xml:space="preserve"> deer </w:t>
      </w:r>
      <w:r w:rsidR="00937D83">
        <w:rPr>
          <w:i/>
          <w:color w:val="000000"/>
        </w:rPr>
        <w:t>(Odocoileus sp.)</w:t>
      </w:r>
      <w:r w:rsidR="00937D83">
        <w:rPr>
          <w:color w:val="000000"/>
        </w:rPr>
        <w:t xml:space="preserve">, elk </w:t>
      </w:r>
      <w:r w:rsidR="00937D83">
        <w:rPr>
          <w:i/>
          <w:color w:val="000000"/>
        </w:rPr>
        <w:t>(Cervus elaphus)</w:t>
      </w:r>
      <w:r w:rsidR="00937D83">
        <w:rPr>
          <w:color w:val="000000"/>
        </w:rPr>
        <w:t xml:space="preserve">, </w:t>
      </w:r>
      <w:r w:rsidR="008C029F">
        <w:rPr>
          <w:color w:val="000000"/>
        </w:rPr>
        <w:t>moose (</w:t>
      </w:r>
      <w:r w:rsidR="008C029F">
        <w:rPr>
          <w:i/>
          <w:color w:val="000000"/>
        </w:rPr>
        <w:t xml:space="preserve">Alces </w:t>
      </w:r>
      <w:proofErr w:type="spellStart"/>
      <w:r w:rsidR="008C029F">
        <w:rPr>
          <w:i/>
          <w:color w:val="000000"/>
        </w:rPr>
        <w:t>alces</w:t>
      </w:r>
      <w:proofErr w:type="spellEnd"/>
      <w:r w:rsidR="008C029F">
        <w:rPr>
          <w:i/>
          <w:color w:val="000000"/>
        </w:rPr>
        <w:t xml:space="preserve">) and, </w:t>
      </w:r>
      <w:r w:rsidR="008C029F">
        <w:rPr>
          <w:color w:val="000000"/>
        </w:rPr>
        <w:t>Bighorn Sheep</w:t>
      </w:r>
      <w:r w:rsidR="00C76010">
        <w:rPr>
          <w:color w:val="000000"/>
        </w:rPr>
        <w:t xml:space="preserve"> </w:t>
      </w:r>
      <w:r w:rsidR="008C029F">
        <w:rPr>
          <w:i/>
          <w:color w:val="000000"/>
        </w:rPr>
        <w:t>(Ovis canadensis)</w:t>
      </w:r>
      <w:r w:rsidR="000842F2">
        <w:rPr>
          <w:color w:val="000000"/>
        </w:rPr>
        <w:t xml:space="preserve">) </w:t>
      </w:r>
      <w:r w:rsidR="00D15BA3">
        <w:rPr>
          <w:color w:val="000000"/>
        </w:rPr>
        <w:t xml:space="preserve">crossing rates </w:t>
      </w:r>
      <w:r w:rsidR="00191EFA">
        <w:rPr>
          <w:color w:val="000000"/>
        </w:rPr>
        <w:t>and the width</w:t>
      </w:r>
      <w:r w:rsidR="0007350F">
        <w:rPr>
          <w:color w:val="000000"/>
        </w:rPr>
        <w:t xml:space="preserve">, </w:t>
      </w:r>
      <w:proofErr w:type="spellStart"/>
      <w:r w:rsidR="0007350F">
        <w:rPr>
          <w:color w:val="000000"/>
        </w:rPr>
        <w:t>width:length</w:t>
      </w:r>
      <w:proofErr w:type="spellEnd"/>
      <w:r w:rsidR="00191EFA">
        <w:rPr>
          <w:color w:val="000000"/>
        </w:rPr>
        <w:t xml:space="preserve"> of 12 overpasses located in western North America. </w:t>
      </w:r>
      <w:r w:rsidR="008D1CB0">
        <w:rPr>
          <w:color w:val="000000"/>
        </w:rPr>
        <w:t xml:space="preserve">In reviewing various overpass </w:t>
      </w:r>
      <w:r w:rsidR="005236A6">
        <w:rPr>
          <w:color w:val="000000"/>
        </w:rPr>
        <w:t>effectiveness</w:t>
      </w:r>
      <w:r w:rsidR="008D1CB0">
        <w:rPr>
          <w:color w:val="000000"/>
        </w:rPr>
        <w:t xml:space="preserve"> and cost-</w:t>
      </w:r>
      <w:r w:rsidR="005236A6">
        <w:rPr>
          <w:color w:val="000000"/>
        </w:rPr>
        <w:t>effectiveness</w:t>
      </w:r>
      <w:r w:rsidR="008D1CB0">
        <w:rPr>
          <w:color w:val="000000"/>
        </w:rPr>
        <w:t xml:space="preserve"> studies from around the world, we conclude that wide overpasses (~50m) continue to present important, cost effective solutions in decreasing the barrier effective of the road (especially when targeting width sensitive species and large assemblages of mammals). Future studies, however, are encouraged to further explore the specific instances when underpasses and narrower overpasses present more cost-effective </w:t>
      </w:r>
      <w:r w:rsidR="002244B8">
        <w:rPr>
          <w:color w:val="000000"/>
        </w:rPr>
        <w:t xml:space="preserve">ecological </w:t>
      </w:r>
      <w:r w:rsidR="008D1CB0">
        <w:rPr>
          <w:color w:val="000000"/>
        </w:rPr>
        <w:t xml:space="preserve">solutions. </w:t>
      </w:r>
    </w:p>
    <w:p w14:paraId="6C9E9442" w14:textId="77777777" w:rsidR="008D1CB0" w:rsidRDefault="008D1CB0">
      <w:pPr>
        <w:rPr>
          <w:color w:val="000000"/>
        </w:rPr>
      </w:pPr>
    </w:p>
    <w:p w14:paraId="1C14ABB9" w14:textId="77777777" w:rsidR="008D1CB0" w:rsidRDefault="008D1CB0">
      <w:pPr>
        <w:rPr>
          <w:color w:val="000000"/>
        </w:rPr>
      </w:pPr>
    </w:p>
    <w:p w14:paraId="1EBAE525" w14:textId="0528B574" w:rsidR="0099017F" w:rsidRPr="00E90AFB" w:rsidRDefault="0099017F" w:rsidP="0099017F">
      <w:pPr>
        <w:spacing w:line="480" w:lineRule="auto"/>
        <w:rPr>
          <w:color w:val="000000"/>
        </w:rPr>
      </w:pPr>
      <w:r w:rsidRPr="00615FBA">
        <w:rPr>
          <w:b/>
          <w:color w:val="000000"/>
        </w:rPr>
        <w:t>Keywords</w:t>
      </w:r>
      <w:r>
        <w:rPr>
          <w:b/>
          <w:color w:val="000000"/>
        </w:rPr>
        <w:t xml:space="preserve">: </w:t>
      </w:r>
      <w:r>
        <w:rPr>
          <w:color w:val="000000"/>
        </w:rPr>
        <w:t>Highway, wildlife, crossing structure, overpass, effectiveness, guidelines</w:t>
      </w:r>
    </w:p>
    <w:p w14:paraId="662398F9" w14:textId="7EB07A0B" w:rsidR="00696127" w:rsidRDefault="00696127">
      <w:pPr>
        <w:rPr>
          <w:color w:val="000000"/>
        </w:rPr>
      </w:pPr>
    </w:p>
    <w:p w14:paraId="53470649" w14:textId="66C8F5F5" w:rsidR="00696127" w:rsidRDefault="00696127">
      <w:pPr>
        <w:rPr>
          <w:color w:val="000000"/>
        </w:rPr>
      </w:pPr>
    </w:p>
    <w:p w14:paraId="4690B73B" w14:textId="38D23C9C" w:rsidR="00696127" w:rsidRDefault="00696127">
      <w:pPr>
        <w:rPr>
          <w:color w:val="000000"/>
        </w:rPr>
      </w:pPr>
    </w:p>
    <w:p w14:paraId="746BEEE8" w14:textId="6BB929FF" w:rsidR="00696127" w:rsidRDefault="00696127">
      <w:pPr>
        <w:rPr>
          <w:color w:val="000000"/>
        </w:rPr>
      </w:pPr>
    </w:p>
    <w:p w14:paraId="398D153F" w14:textId="7474E43B" w:rsidR="00696127" w:rsidRDefault="00696127">
      <w:pPr>
        <w:rPr>
          <w:color w:val="000000"/>
        </w:rPr>
      </w:pPr>
    </w:p>
    <w:p w14:paraId="43649D2D" w14:textId="05EE9700" w:rsidR="00696127" w:rsidRDefault="00696127">
      <w:pPr>
        <w:rPr>
          <w:color w:val="000000"/>
        </w:rPr>
      </w:pPr>
    </w:p>
    <w:p w14:paraId="2D2391B3" w14:textId="48994A6E" w:rsidR="00696127" w:rsidRDefault="00696127">
      <w:pPr>
        <w:rPr>
          <w:color w:val="000000"/>
        </w:rPr>
      </w:pPr>
    </w:p>
    <w:p w14:paraId="3BC945F6" w14:textId="338DCCB4" w:rsidR="00696127" w:rsidRDefault="00696127">
      <w:pPr>
        <w:rPr>
          <w:color w:val="000000"/>
        </w:rPr>
      </w:pPr>
    </w:p>
    <w:p w14:paraId="01388664" w14:textId="63EC7044" w:rsidR="00696127" w:rsidRDefault="00696127">
      <w:pPr>
        <w:rPr>
          <w:color w:val="000000"/>
        </w:rPr>
      </w:pPr>
    </w:p>
    <w:p w14:paraId="009BBC7F" w14:textId="77777777" w:rsidR="00132F75" w:rsidRDefault="00132F75">
      <w:pPr>
        <w:rPr>
          <w:color w:val="000000"/>
        </w:rPr>
      </w:pPr>
    </w:p>
    <w:p w14:paraId="2CFE38E6" w14:textId="77777777" w:rsidR="00696127" w:rsidRPr="00F960C0" w:rsidRDefault="00696127">
      <w:pPr>
        <w:rPr>
          <w:color w:val="000000"/>
        </w:rPr>
      </w:pPr>
    </w:p>
    <w:p w14:paraId="3B902DEE" w14:textId="77777777" w:rsidR="00B566D7" w:rsidRPr="00F960C0" w:rsidRDefault="00B566D7">
      <w:pPr>
        <w:rPr>
          <w:color w:val="000000"/>
        </w:rPr>
      </w:pPr>
    </w:p>
    <w:p w14:paraId="4185DC78" w14:textId="50844582" w:rsidR="00BD2AC4" w:rsidRPr="00F960C0" w:rsidRDefault="00454794" w:rsidP="00CA46AB">
      <w:pPr>
        <w:pStyle w:val="ListParagraph"/>
        <w:numPr>
          <w:ilvl w:val="0"/>
          <w:numId w:val="8"/>
        </w:numPr>
        <w:spacing w:line="480" w:lineRule="auto"/>
        <w:rPr>
          <w:rFonts w:ascii="Times New Roman" w:hAnsi="Times New Roman" w:cs="Times New Roman"/>
          <w:b/>
          <w:color w:val="000000"/>
        </w:rPr>
      </w:pPr>
      <w:r w:rsidRPr="00F960C0">
        <w:rPr>
          <w:rFonts w:ascii="Times New Roman" w:hAnsi="Times New Roman" w:cs="Times New Roman"/>
          <w:b/>
          <w:color w:val="000000"/>
        </w:rPr>
        <w:t>Introduction</w:t>
      </w:r>
    </w:p>
    <w:p w14:paraId="7E9B4F6A" w14:textId="1E96481F" w:rsidR="00BD2AC4" w:rsidRPr="00F960C0" w:rsidRDefault="00BD2AC4" w:rsidP="00BD2AC4">
      <w:pPr>
        <w:spacing w:line="480" w:lineRule="auto"/>
        <w:ind w:left="360"/>
        <w:rPr>
          <w:b/>
          <w:color w:val="000000"/>
        </w:rPr>
      </w:pPr>
      <w:r w:rsidRPr="00F960C0">
        <w:rPr>
          <w:b/>
          <w:color w:val="000000"/>
        </w:rPr>
        <w:t>1.1 Background</w:t>
      </w:r>
    </w:p>
    <w:p w14:paraId="00000024" w14:textId="2E895C47" w:rsidR="00760A7C" w:rsidRPr="00F960C0" w:rsidRDefault="00454794" w:rsidP="00BD2AC4">
      <w:pPr>
        <w:spacing w:line="480" w:lineRule="auto"/>
        <w:ind w:left="360"/>
        <w:rPr>
          <w:color w:val="000000"/>
        </w:rPr>
      </w:pPr>
      <w:r w:rsidRPr="00F960C0">
        <w:rPr>
          <w:color w:val="000000"/>
        </w:rPr>
        <w:t xml:space="preserve">Roads provide essential connection corridors for people and goods across the world but can be challenging features for wildlife to cross safely and have myriad environmental consequences (Forman &amp; Alexander, 1998). Decades of research has shown that roads can degrade and fragment habitat, create barriers to animal movement, and </w:t>
      </w:r>
      <w:r w:rsidR="00A072B6">
        <w:rPr>
          <w:color w:val="000000"/>
        </w:rPr>
        <w:t xml:space="preserve">can </w:t>
      </w:r>
      <w:r w:rsidRPr="00F960C0">
        <w:rPr>
          <w:color w:val="000000"/>
        </w:rPr>
        <w:t>be a major source of animal mortality (</w:t>
      </w:r>
      <w:r w:rsidRPr="00F960C0">
        <w:rPr>
          <w:i/>
          <w:color w:val="000000"/>
        </w:rPr>
        <w:t>reviewed by</w:t>
      </w:r>
      <w:r w:rsidRPr="00F960C0">
        <w:rPr>
          <w:color w:val="000000"/>
        </w:rPr>
        <w:t xml:space="preserve"> </w:t>
      </w:r>
      <w:proofErr w:type="spellStart"/>
      <w:r w:rsidRPr="00F960C0">
        <w:rPr>
          <w:color w:val="000000"/>
        </w:rPr>
        <w:t>Fahrig</w:t>
      </w:r>
      <w:proofErr w:type="spellEnd"/>
      <w:r w:rsidRPr="00F960C0">
        <w:rPr>
          <w:color w:val="000000"/>
        </w:rPr>
        <w:t xml:space="preserve"> &amp; </w:t>
      </w:r>
      <w:proofErr w:type="spellStart"/>
      <w:r w:rsidRPr="00F960C0">
        <w:rPr>
          <w:color w:val="000000"/>
        </w:rPr>
        <w:t>Rytwinski</w:t>
      </w:r>
      <w:proofErr w:type="spellEnd"/>
      <w:r w:rsidRPr="00F960C0">
        <w:rPr>
          <w:color w:val="000000"/>
        </w:rPr>
        <w:t xml:space="preserve">, 2009; </w:t>
      </w:r>
      <w:proofErr w:type="spellStart"/>
      <w:r w:rsidRPr="00F960C0">
        <w:rPr>
          <w:color w:val="000000"/>
        </w:rPr>
        <w:t>Trombulak</w:t>
      </w:r>
      <w:proofErr w:type="spellEnd"/>
      <w:r w:rsidRPr="00F960C0">
        <w:rPr>
          <w:color w:val="000000"/>
        </w:rPr>
        <w:t xml:space="preserve"> &amp; </w:t>
      </w:r>
      <w:proofErr w:type="spellStart"/>
      <w:r w:rsidRPr="00F960C0">
        <w:rPr>
          <w:color w:val="000000"/>
        </w:rPr>
        <w:t>Frissell</w:t>
      </w:r>
      <w:proofErr w:type="spellEnd"/>
      <w:r w:rsidRPr="00F960C0">
        <w:rPr>
          <w:color w:val="000000"/>
        </w:rPr>
        <w:t>, 2000). With naturally low population densities and large home ranges, large mammal populations are especially vulnerable to the potentially exacerbating threats of wildlife vehicle collisions (WVCs) resulting in mortality (</w:t>
      </w:r>
      <w:proofErr w:type="spellStart"/>
      <w:r w:rsidRPr="00F960C0">
        <w:rPr>
          <w:color w:val="000000"/>
        </w:rPr>
        <w:t>Gunson</w:t>
      </w:r>
      <w:proofErr w:type="spellEnd"/>
      <w:r w:rsidRPr="00F960C0">
        <w:rPr>
          <w:color w:val="000000"/>
        </w:rPr>
        <w:t xml:space="preserve"> &amp; Clevenger, </w:t>
      </w:r>
      <w:commentRangeStart w:id="0"/>
      <w:r w:rsidRPr="00F960C0">
        <w:rPr>
          <w:color w:val="000000"/>
        </w:rPr>
        <w:t>2003</w:t>
      </w:r>
      <w:commentRangeEnd w:id="0"/>
      <w:r w:rsidR="00032175">
        <w:rPr>
          <w:rStyle w:val="CommentReference"/>
          <w:rFonts w:asciiTheme="minorHAnsi" w:eastAsiaTheme="minorHAnsi" w:hAnsiTheme="minorHAnsi" w:cstheme="minorBidi"/>
        </w:rPr>
        <w:commentReference w:id="0"/>
      </w:r>
      <w:r w:rsidRPr="00F960C0">
        <w:rPr>
          <w:color w:val="000000"/>
        </w:rPr>
        <w:t xml:space="preserve">; </w:t>
      </w:r>
      <w:proofErr w:type="spellStart"/>
      <w:r w:rsidRPr="00F960C0">
        <w:rPr>
          <w:color w:val="000000"/>
        </w:rPr>
        <w:t>Kusak</w:t>
      </w:r>
      <w:proofErr w:type="spellEnd"/>
      <w:r w:rsidRPr="00F960C0">
        <w:rPr>
          <w:color w:val="000000"/>
        </w:rPr>
        <w:t>, 2000) and the genetic isolation of sub-populations on either side of the road</w:t>
      </w:r>
      <w:r w:rsidRPr="00F960C0">
        <w:t xml:space="preserve"> (Riley et al., 2006; </w:t>
      </w:r>
      <w:commentRangeStart w:id="1"/>
      <w:proofErr w:type="spellStart"/>
      <w:r w:rsidRPr="00F960C0">
        <w:t>Sawaya</w:t>
      </w:r>
      <w:commentRangeEnd w:id="1"/>
      <w:proofErr w:type="spellEnd"/>
      <w:r w:rsidR="00032175">
        <w:rPr>
          <w:rStyle w:val="CommentReference"/>
          <w:rFonts w:asciiTheme="minorHAnsi" w:eastAsiaTheme="minorHAnsi" w:hAnsiTheme="minorHAnsi" w:cstheme="minorBidi"/>
        </w:rPr>
        <w:commentReference w:id="1"/>
      </w:r>
      <w:r w:rsidRPr="00F960C0">
        <w:t xml:space="preserve"> et al., 2019)</w:t>
      </w:r>
      <w:r w:rsidRPr="00F960C0">
        <w:rPr>
          <w:color w:val="000000"/>
        </w:rPr>
        <w:t>. Creative solutions to combat these threats</w:t>
      </w:r>
      <w:ins w:id="2" w:author="Clayton Lamb" w:date="2022-06-23T13:12:00Z">
        <w:r w:rsidR="00032175" w:rsidRPr="00032175">
          <w:rPr>
            <w:color w:val="000000"/>
          </w:rPr>
          <w:t xml:space="preserve"> </w:t>
        </w:r>
        <w:r w:rsidR="00032175" w:rsidRPr="00F960C0">
          <w:rPr>
            <w:color w:val="000000"/>
          </w:rPr>
          <w:t>are needed, especially on highways</w:t>
        </w:r>
        <w:r w:rsidR="00032175">
          <w:rPr>
            <w:color w:val="000000"/>
          </w:rPr>
          <w:t xml:space="preserve"> where traffic volumes are </w:t>
        </w:r>
        <w:proofErr w:type="gramStart"/>
        <w:r w:rsidR="00032175">
          <w:rPr>
            <w:color w:val="000000"/>
          </w:rPr>
          <w:t>high</w:t>
        </w:r>
        <w:proofErr w:type="gramEnd"/>
        <w:r w:rsidR="00032175">
          <w:rPr>
            <w:color w:val="000000"/>
          </w:rPr>
          <w:t xml:space="preserve"> and collisions are especially dangerous for wildlife and people.</w:t>
        </w:r>
      </w:ins>
      <w:del w:id="3" w:author="Clayton Lamb" w:date="2022-06-23T13:12:00Z">
        <w:r w:rsidRPr="00F960C0" w:rsidDel="00032175">
          <w:rPr>
            <w:color w:val="000000"/>
          </w:rPr>
          <w:delText>, especially on highways, are needed.</w:delText>
        </w:r>
      </w:del>
    </w:p>
    <w:p w14:paraId="478007D4" w14:textId="77777777" w:rsidR="00B566D7" w:rsidRPr="00F960C0" w:rsidRDefault="00B566D7">
      <w:pPr>
        <w:spacing w:line="480" w:lineRule="auto"/>
        <w:rPr>
          <w:color w:val="000000"/>
        </w:rPr>
      </w:pPr>
    </w:p>
    <w:p w14:paraId="00000025" w14:textId="437802C9" w:rsidR="00760A7C" w:rsidRPr="00F960C0" w:rsidRDefault="00454794" w:rsidP="00BD2AC4">
      <w:pPr>
        <w:spacing w:line="480" w:lineRule="auto"/>
        <w:ind w:left="360"/>
        <w:rPr>
          <w:color w:val="000000"/>
        </w:rPr>
      </w:pPr>
      <w:r w:rsidRPr="00F960C0">
        <w:rPr>
          <w:color w:val="000000"/>
        </w:rPr>
        <w:t>A solution that is gaining in popularity is the construction of wildlife crossing structures (</w:t>
      </w:r>
      <w:proofErr w:type="spellStart"/>
      <w:r w:rsidRPr="00F960C0">
        <w:rPr>
          <w:color w:val="000000"/>
        </w:rPr>
        <w:t>Sijtsma</w:t>
      </w:r>
      <w:proofErr w:type="spellEnd"/>
      <w:r w:rsidRPr="00F960C0">
        <w:rPr>
          <w:color w:val="000000"/>
        </w:rPr>
        <w:t xml:space="preserve"> et al., 2020). When paired with wildlife exclusion fencing, wildlife crossing structures reduce wildlife mortality from WVCs (</w:t>
      </w:r>
      <w:r w:rsidRPr="00F960C0">
        <w:rPr>
          <w:i/>
          <w:color w:val="000000"/>
        </w:rPr>
        <w:t>reviewed by</w:t>
      </w:r>
      <w:r w:rsidRPr="00F960C0">
        <w:rPr>
          <w:color w:val="000000"/>
        </w:rPr>
        <w:t xml:space="preserve"> </w:t>
      </w:r>
      <w:proofErr w:type="spellStart"/>
      <w:r w:rsidR="0030193F">
        <w:rPr>
          <w:color w:val="000000"/>
        </w:rPr>
        <w:t>Huijser</w:t>
      </w:r>
      <w:proofErr w:type="spellEnd"/>
      <w:r w:rsidRPr="00F960C0">
        <w:rPr>
          <w:color w:val="000000"/>
        </w:rPr>
        <w:t xml:space="preserve"> et al., 2009) while still promoting demographic and genetic connectivity </w:t>
      </w:r>
      <w:ins w:id="4" w:author="Clayton Lamb" w:date="2022-06-23T13:13:00Z">
        <w:r w:rsidR="00191C51">
          <w:rPr>
            <w:color w:val="000000"/>
          </w:rPr>
          <w:t xml:space="preserve">for wildlife </w:t>
        </w:r>
      </w:ins>
      <w:r w:rsidRPr="00F960C0">
        <w:rPr>
          <w:color w:val="000000"/>
        </w:rPr>
        <w:t>across the road (</w:t>
      </w:r>
      <w:proofErr w:type="spellStart"/>
      <w:r w:rsidRPr="00F960C0">
        <w:rPr>
          <w:color w:val="000000"/>
        </w:rPr>
        <w:t>Sawaya</w:t>
      </w:r>
      <w:proofErr w:type="spellEnd"/>
      <w:r w:rsidRPr="00F960C0">
        <w:rPr>
          <w:color w:val="000000"/>
        </w:rPr>
        <w:t xml:space="preserve"> et al., 2013; </w:t>
      </w:r>
      <w:proofErr w:type="spellStart"/>
      <w:r w:rsidRPr="00F960C0">
        <w:rPr>
          <w:color w:val="000000"/>
        </w:rPr>
        <w:t>Sawaya</w:t>
      </w:r>
      <w:proofErr w:type="spellEnd"/>
      <w:r w:rsidRPr="00F960C0">
        <w:rPr>
          <w:color w:val="000000"/>
        </w:rPr>
        <w:t xml:space="preserve"> et al., 2014). These structures are often met with little to no public resistance because they provide added benefits to motorists (</w:t>
      </w:r>
      <w:r w:rsidRPr="00F960C0">
        <w:t>e</w:t>
      </w:r>
      <w:r w:rsidRPr="00F960C0">
        <w:rPr>
          <w:color w:val="000000"/>
        </w:rPr>
        <w:t>.</w:t>
      </w:r>
      <w:r w:rsidRPr="00F960C0">
        <w:t>g</w:t>
      </w:r>
      <w:r w:rsidRPr="00F960C0">
        <w:rPr>
          <w:color w:val="000000"/>
        </w:rPr>
        <w:t>., increased safety and reduced costs related to WVCs) without altering the flow of traffic (</w:t>
      </w:r>
      <w:r w:rsidRPr="00F960C0">
        <w:rPr>
          <w:i/>
          <w:color w:val="000000"/>
        </w:rPr>
        <w:t>reviewed by</w:t>
      </w:r>
      <w:r w:rsidRPr="00F960C0">
        <w:rPr>
          <w:color w:val="000000"/>
        </w:rPr>
        <w:t xml:space="preserve"> </w:t>
      </w:r>
      <w:proofErr w:type="spellStart"/>
      <w:r w:rsidRPr="00F960C0">
        <w:rPr>
          <w:color w:val="000000"/>
        </w:rPr>
        <w:t>Huijser</w:t>
      </w:r>
      <w:proofErr w:type="spellEnd"/>
      <w:r w:rsidRPr="00F960C0">
        <w:rPr>
          <w:color w:val="000000"/>
        </w:rPr>
        <w:t xml:space="preserve"> et al., 2009</w:t>
      </w:r>
      <w:r w:rsidR="00A072B6">
        <w:rPr>
          <w:color w:val="000000"/>
        </w:rPr>
        <w:t xml:space="preserve">; </w:t>
      </w:r>
      <w:proofErr w:type="spellStart"/>
      <w:r w:rsidR="00A072B6">
        <w:rPr>
          <w:color w:val="000000"/>
        </w:rPr>
        <w:t>Sijtsma</w:t>
      </w:r>
      <w:proofErr w:type="spellEnd"/>
      <w:r w:rsidR="00A072B6">
        <w:rPr>
          <w:color w:val="000000"/>
        </w:rPr>
        <w:t xml:space="preserve"> et al., 2020</w:t>
      </w:r>
      <w:r w:rsidRPr="00F960C0">
        <w:rPr>
          <w:color w:val="000000"/>
        </w:rPr>
        <w:t xml:space="preserve">). </w:t>
      </w:r>
      <w:del w:id="5" w:author="Clayton Lamb" w:date="2022-06-23T13:13:00Z">
        <w:r w:rsidRPr="00F960C0" w:rsidDel="00191C51">
          <w:rPr>
            <w:color w:val="000000"/>
          </w:rPr>
          <w:delText>In fact, w</w:delText>
        </w:r>
      </w:del>
      <w:ins w:id="6" w:author="Clayton Lamb" w:date="2022-06-23T13:13:00Z">
        <w:r w:rsidR="00191C51">
          <w:rPr>
            <w:color w:val="000000"/>
          </w:rPr>
          <w:t>W</w:t>
        </w:r>
      </w:ins>
      <w:r w:rsidRPr="00F960C0">
        <w:rPr>
          <w:color w:val="000000"/>
        </w:rPr>
        <w:t>hen wildlife crossing structures are paired with adequate wildlife fencing, studies have found an approximate 86% decrease in reported WVCs (</w:t>
      </w:r>
      <w:proofErr w:type="spellStart"/>
      <w:r w:rsidRPr="00F960C0">
        <w:rPr>
          <w:color w:val="000000"/>
        </w:rPr>
        <w:t>Huijser</w:t>
      </w:r>
      <w:proofErr w:type="spellEnd"/>
      <w:r w:rsidRPr="00F960C0">
        <w:rPr>
          <w:color w:val="000000"/>
        </w:rPr>
        <w:t xml:space="preserve"> et al.,</w:t>
      </w:r>
      <w:r w:rsidRPr="00F960C0">
        <w:rPr>
          <w:i/>
          <w:color w:val="000000"/>
        </w:rPr>
        <w:t xml:space="preserve"> </w:t>
      </w:r>
      <w:r w:rsidRPr="00F960C0">
        <w:rPr>
          <w:color w:val="000000"/>
        </w:rPr>
        <w:lastRenderedPageBreak/>
        <w:t>2009). For example, in Banff National Park, a series of crossing structures and fencing along a 23</w:t>
      </w:r>
      <w:ins w:id="7" w:author="Clayton Lamb" w:date="2022-06-23T13:14:00Z">
        <w:r w:rsidR="00191C51">
          <w:rPr>
            <w:color w:val="000000"/>
          </w:rPr>
          <w:t xml:space="preserve"> </w:t>
        </w:r>
      </w:ins>
      <w:r w:rsidRPr="00F960C0">
        <w:rPr>
          <w:color w:val="000000"/>
        </w:rPr>
        <w:t xml:space="preserve">km section </w:t>
      </w:r>
      <w:proofErr w:type="gramStart"/>
      <w:r w:rsidRPr="00F960C0">
        <w:rPr>
          <w:color w:val="000000"/>
        </w:rPr>
        <w:t>of  the</w:t>
      </w:r>
      <w:proofErr w:type="gramEnd"/>
      <w:r w:rsidRPr="00F960C0">
        <w:rPr>
          <w:color w:val="000000"/>
        </w:rPr>
        <w:t xml:space="preserve"> Trans-Canada Highway reduced wildlife collisions by 80%, and reduced collisions with common species such as deer and elk by 96% (Clevenger et al., 2001).</w:t>
      </w:r>
    </w:p>
    <w:p w14:paraId="00000026" w14:textId="77777777" w:rsidR="00760A7C" w:rsidRPr="00F960C0" w:rsidRDefault="00454794">
      <w:pPr>
        <w:spacing w:line="480" w:lineRule="auto"/>
        <w:rPr>
          <w:color w:val="000000"/>
        </w:rPr>
      </w:pPr>
      <w:r w:rsidRPr="00F960C0">
        <w:rPr>
          <w:color w:val="000000"/>
        </w:rPr>
        <w:t xml:space="preserve"> </w:t>
      </w:r>
      <w:r w:rsidRPr="00F960C0">
        <w:rPr>
          <w:color w:val="000000"/>
        </w:rPr>
        <w:tab/>
      </w:r>
    </w:p>
    <w:p w14:paraId="00000027" w14:textId="03C2EF51" w:rsidR="00760A7C" w:rsidRPr="00F960C0" w:rsidRDefault="00BD2AC4" w:rsidP="00BD2AC4">
      <w:pPr>
        <w:spacing w:line="480" w:lineRule="auto"/>
        <w:ind w:firstLine="360"/>
        <w:rPr>
          <w:b/>
          <w:i/>
          <w:color w:val="000000"/>
        </w:rPr>
      </w:pPr>
      <w:r w:rsidRPr="00F960C0">
        <w:rPr>
          <w:b/>
          <w:color w:val="000000"/>
        </w:rPr>
        <w:t xml:space="preserve">1.2 </w:t>
      </w:r>
      <w:r w:rsidR="00454794" w:rsidRPr="00F960C0">
        <w:rPr>
          <w:b/>
          <w:color w:val="000000"/>
        </w:rPr>
        <w:t>Overpass versus Underpass</w:t>
      </w:r>
    </w:p>
    <w:p w14:paraId="0000002A" w14:textId="7FED9827" w:rsidR="00760A7C" w:rsidRPr="00F960C0" w:rsidRDefault="00454794" w:rsidP="00637A41">
      <w:pPr>
        <w:spacing w:line="480" w:lineRule="auto"/>
        <w:ind w:left="360"/>
        <w:rPr>
          <w:color w:val="000000"/>
        </w:rPr>
      </w:pPr>
      <w:r w:rsidRPr="00F960C0">
        <w:rPr>
          <w:color w:val="000000"/>
        </w:rPr>
        <w:t xml:space="preserve">Wildlife crossing structures can be subdivided into two classes: underpasses and overpasses, which respectively allow wildlife to cross under or over the roadway (Clevenger </w:t>
      </w:r>
      <w:r w:rsidRPr="00F960C0">
        <w:t>&amp;</w:t>
      </w:r>
      <w:r w:rsidRPr="00F960C0">
        <w:rPr>
          <w:color w:val="000000"/>
        </w:rPr>
        <w:t xml:space="preserve"> </w:t>
      </w:r>
      <w:proofErr w:type="spellStart"/>
      <w:r w:rsidRPr="00F960C0">
        <w:rPr>
          <w:color w:val="000000"/>
        </w:rPr>
        <w:t>Huijser</w:t>
      </w:r>
      <w:proofErr w:type="spellEnd"/>
      <w:ins w:id="8" w:author="Megan Francisco" w:date="2022-05-11T01:36:00Z">
        <w:r w:rsidRPr="00F960C0">
          <w:rPr>
            <w:color w:val="000000"/>
          </w:rPr>
          <w:t>,</w:t>
        </w:r>
      </w:ins>
      <w:r w:rsidRPr="00F960C0">
        <w:rPr>
          <w:color w:val="000000"/>
        </w:rPr>
        <w:t xml:space="preserve"> 2011). </w:t>
      </w:r>
      <w:commentRangeStart w:id="9"/>
      <w:commentRangeStart w:id="10"/>
      <w:commentRangeStart w:id="11"/>
      <w:r w:rsidRPr="00F960C0">
        <w:rPr>
          <w:color w:val="000000"/>
        </w:rPr>
        <w:t>Clevenger</w:t>
      </w:r>
      <w:r w:rsidRPr="00F960C0">
        <w:t xml:space="preserve"> &amp;</w:t>
      </w:r>
      <w:r w:rsidRPr="00F960C0">
        <w:rPr>
          <w:color w:val="000000"/>
        </w:rPr>
        <w:t xml:space="preserve"> </w:t>
      </w:r>
      <w:proofErr w:type="spellStart"/>
      <w:r w:rsidRPr="00F960C0">
        <w:rPr>
          <w:color w:val="000000"/>
        </w:rPr>
        <w:t>Huijser</w:t>
      </w:r>
      <w:proofErr w:type="spellEnd"/>
      <w:r w:rsidRPr="00F960C0">
        <w:rPr>
          <w:color w:val="000000"/>
        </w:rPr>
        <w:t xml:space="preserve"> (2011) </w:t>
      </w:r>
      <w:commentRangeEnd w:id="9"/>
      <w:r w:rsidRPr="00F960C0">
        <w:commentReference w:id="9"/>
      </w:r>
      <w:commentRangeEnd w:id="10"/>
      <w:r w:rsidRPr="00F960C0">
        <w:commentReference w:id="10"/>
      </w:r>
      <w:commentRangeEnd w:id="11"/>
      <w:r w:rsidR="00191C51">
        <w:rPr>
          <w:rStyle w:val="CommentReference"/>
          <w:rFonts w:asciiTheme="minorHAnsi" w:eastAsiaTheme="minorHAnsi" w:hAnsiTheme="minorHAnsi" w:cstheme="minorBidi"/>
        </w:rPr>
        <w:commentReference w:id="11"/>
      </w:r>
      <w:r w:rsidRPr="00F960C0">
        <w:rPr>
          <w:color w:val="000000"/>
        </w:rPr>
        <w:t xml:space="preserve">suggest that large wildlife overpasses are an optimal crossing structure choice for the greatest diversity of species. Furthermore, various studies have shown that carnivores and ungulates (e.g., </w:t>
      </w:r>
      <w:r w:rsidRPr="00F960C0">
        <w:t xml:space="preserve">grizzly </w:t>
      </w:r>
      <w:r w:rsidRPr="00F960C0">
        <w:rPr>
          <w:color w:val="000000"/>
        </w:rPr>
        <w:t xml:space="preserve">bears, moose, wolves, deer, elk, pronghorn, and desert bighorn sheep) prefer large, open overpasses compared to more constricted underpasses (Clevenger &amp; </w:t>
      </w:r>
      <w:proofErr w:type="spellStart"/>
      <w:r w:rsidRPr="00F960C0">
        <w:rPr>
          <w:color w:val="000000"/>
        </w:rPr>
        <w:t>Waltho</w:t>
      </w:r>
      <w:proofErr w:type="spellEnd"/>
      <w:r w:rsidRPr="00F960C0">
        <w:rPr>
          <w:color w:val="000000"/>
        </w:rPr>
        <w:t xml:space="preserve">, 2005; </w:t>
      </w:r>
      <w:proofErr w:type="spellStart"/>
      <w:r w:rsidRPr="00F960C0">
        <w:rPr>
          <w:color w:val="000000"/>
        </w:rPr>
        <w:t>Kusak</w:t>
      </w:r>
      <w:proofErr w:type="spellEnd"/>
      <w:r w:rsidRPr="00F960C0">
        <w:rPr>
          <w:color w:val="000000"/>
        </w:rPr>
        <w:t xml:space="preserve"> et al., 2009; Sawyer et al.,</w:t>
      </w:r>
      <w:r w:rsidRPr="00F960C0">
        <w:rPr>
          <w:i/>
          <w:color w:val="000000"/>
        </w:rPr>
        <w:t xml:space="preserve"> </w:t>
      </w:r>
      <w:r w:rsidRPr="00F960C0">
        <w:rPr>
          <w:color w:val="000000"/>
        </w:rPr>
        <w:t xml:space="preserve">2016). Ultimately, however, various abiotic and biotic factors influence the use and </w:t>
      </w:r>
      <w:r w:rsidR="005236A6">
        <w:rPr>
          <w:color w:val="000000"/>
        </w:rPr>
        <w:t>effectiveness</w:t>
      </w:r>
      <w:r w:rsidRPr="00F960C0">
        <w:rPr>
          <w:color w:val="000000"/>
        </w:rPr>
        <w:t xml:space="preserve"> of a crossing structure (Clevenger &amp; </w:t>
      </w:r>
      <w:proofErr w:type="spellStart"/>
      <w:r w:rsidRPr="00F960C0">
        <w:rPr>
          <w:color w:val="000000"/>
        </w:rPr>
        <w:t>Waltho</w:t>
      </w:r>
      <w:proofErr w:type="spellEnd"/>
      <w:r w:rsidRPr="00F960C0">
        <w:rPr>
          <w:color w:val="000000"/>
        </w:rPr>
        <w:t xml:space="preserve">, 2000; Clevenger &amp; </w:t>
      </w:r>
      <w:proofErr w:type="spellStart"/>
      <w:r w:rsidRPr="00F960C0">
        <w:rPr>
          <w:color w:val="000000"/>
        </w:rPr>
        <w:t>Waltho</w:t>
      </w:r>
      <w:proofErr w:type="spellEnd"/>
      <w:r w:rsidRPr="00F960C0">
        <w:rPr>
          <w:color w:val="000000"/>
        </w:rPr>
        <w:t xml:space="preserve">, 2005; </w:t>
      </w:r>
      <w:proofErr w:type="spellStart"/>
      <w:r w:rsidRPr="00F960C0">
        <w:rPr>
          <w:color w:val="000000"/>
        </w:rPr>
        <w:t>Barrueto</w:t>
      </w:r>
      <w:proofErr w:type="spellEnd"/>
      <w:r w:rsidRPr="00F960C0">
        <w:rPr>
          <w:color w:val="000000"/>
        </w:rPr>
        <w:t xml:space="preserve"> et al., 2014; </w:t>
      </w:r>
      <w:proofErr w:type="spellStart"/>
      <w:r w:rsidRPr="00F960C0">
        <w:rPr>
          <w:color w:val="000000"/>
        </w:rPr>
        <w:t>Seo</w:t>
      </w:r>
      <w:proofErr w:type="spellEnd"/>
      <w:r w:rsidRPr="00F960C0">
        <w:rPr>
          <w:color w:val="000000"/>
        </w:rPr>
        <w:t xml:space="preserve"> et al., 2021). Consequently, a universal species-specific preference for overpasses v</w:t>
      </w:r>
      <w:r w:rsidR="00A074F5" w:rsidRPr="00F960C0">
        <w:rPr>
          <w:color w:val="000000"/>
        </w:rPr>
        <w:t>ersu</w:t>
      </w:r>
      <w:r w:rsidRPr="00F960C0">
        <w:rPr>
          <w:color w:val="000000"/>
        </w:rPr>
        <w:t xml:space="preserve">s underpasses can be difficult if not impossible to clearly establish. For example, Simpson et al. (2016) found a migratory mule deer preference for overpasses in Nevada, U.S.A., whereas Sawyer et al. (2016) present the opposite, finding a migratory mule deer preference for underpasses in Wyoming, U.SA. Similarly, while many large mammals in Banff National Park exhibited a preference for overpasses, </w:t>
      </w:r>
      <w:proofErr w:type="spellStart"/>
      <w:r w:rsidRPr="00F960C0">
        <w:rPr>
          <w:color w:val="000000"/>
        </w:rPr>
        <w:t>Gloyne</w:t>
      </w:r>
      <w:proofErr w:type="spellEnd"/>
      <w:r w:rsidRPr="00F960C0">
        <w:rPr>
          <w:color w:val="000000"/>
        </w:rPr>
        <w:t xml:space="preserve"> and Clevenger (2001), found a clear </w:t>
      </w:r>
      <w:r w:rsidR="00A074F5" w:rsidRPr="00F960C0">
        <w:rPr>
          <w:color w:val="000000"/>
        </w:rPr>
        <w:t xml:space="preserve">cougar preference for </w:t>
      </w:r>
      <w:r w:rsidRPr="00F960C0">
        <w:rPr>
          <w:color w:val="000000"/>
        </w:rPr>
        <w:t>underpass</w:t>
      </w:r>
      <w:r w:rsidR="00A074F5" w:rsidRPr="00F960C0">
        <w:rPr>
          <w:color w:val="000000"/>
        </w:rPr>
        <w:t>es</w:t>
      </w:r>
      <w:r w:rsidR="00C84D8E">
        <w:rPr>
          <w:color w:val="000000"/>
        </w:rPr>
        <w:t>. B</w:t>
      </w:r>
      <w:r w:rsidRPr="00F960C0">
        <w:rPr>
          <w:color w:val="000000"/>
        </w:rPr>
        <w:t xml:space="preserve">ased in part on various species-specific crossing structure preferences, many highway wildlife crossing structure projects employ </w:t>
      </w:r>
      <w:r w:rsidRPr="00F960C0">
        <w:rPr>
          <w:color w:val="000000"/>
        </w:rPr>
        <w:lastRenderedPageBreak/>
        <w:t>both structure types</w:t>
      </w:r>
      <w:ins w:id="12" w:author="Clayton Lamb" w:date="2022-06-23T13:15:00Z">
        <w:r w:rsidR="00191C51">
          <w:rPr>
            <w:color w:val="000000"/>
          </w:rPr>
          <w:t xml:space="preserve"> alon</w:t>
        </w:r>
      </w:ins>
      <w:ins w:id="13" w:author="Clayton Lamb" w:date="2022-06-23T13:16:00Z">
        <w:r w:rsidR="00191C51">
          <w:rPr>
            <w:color w:val="000000"/>
          </w:rPr>
          <w:t xml:space="preserve">g the length of a project, </w:t>
        </w:r>
      </w:ins>
      <w:del w:id="14" w:author="Clayton Lamb" w:date="2022-06-23T13:16:00Z">
        <w:r w:rsidRPr="00F960C0" w:rsidDel="00191C51">
          <w:rPr>
            <w:color w:val="000000"/>
          </w:rPr>
          <w:delText xml:space="preserve"> to </w:delText>
        </w:r>
      </w:del>
      <w:r w:rsidRPr="00F960C0">
        <w:rPr>
          <w:color w:val="000000"/>
        </w:rPr>
        <w:t>promot</w:t>
      </w:r>
      <w:ins w:id="15" w:author="Clayton Lamb" w:date="2022-06-23T13:16:00Z">
        <w:r w:rsidR="00191C51">
          <w:rPr>
            <w:color w:val="000000"/>
          </w:rPr>
          <w:t>ing</w:t>
        </w:r>
      </w:ins>
      <w:del w:id="16" w:author="Clayton Lamb" w:date="2022-06-23T13:16:00Z">
        <w:r w:rsidRPr="00F960C0" w:rsidDel="00191C51">
          <w:rPr>
            <w:color w:val="000000"/>
          </w:rPr>
          <w:delText>e</w:delText>
        </w:r>
      </w:del>
      <w:r w:rsidRPr="00F960C0">
        <w:rPr>
          <w:color w:val="000000"/>
        </w:rPr>
        <w:t xml:space="preserve"> </w:t>
      </w:r>
      <w:del w:id="17" w:author="Clayton Lamb" w:date="2022-06-23T13:16:00Z">
        <w:r w:rsidRPr="00F960C0" w:rsidDel="00191C51">
          <w:rPr>
            <w:color w:val="000000"/>
          </w:rPr>
          <w:delText xml:space="preserve">roadway </w:delText>
        </w:r>
      </w:del>
      <w:r w:rsidRPr="00F960C0">
        <w:rPr>
          <w:color w:val="000000"/>
        </w:rPr>
        <w:t xml:space="preserve">permeability for the greatest number of species (Clevenger &amp; </w:t>
      </w:r>
      <w:proofErr w:type="spellStart"/>
      <w:r w:rsidRPr="00F960C0">
        <w:rPr>
          <w:color w:val="000000"/>
        </w:rPr>
        <w:t>Waltho</w:t>
      </w:r>
      <w:proofErr w:type="spellEnd"/>
      <w:r w:rsidRPr="00F960C0">
        <w:rPr>
          <w:color w:val="000000"/>
        </w:rPr>
        <w:t xml:space="preserve">, 2000; Clevenger &amp; </w:t>
      </w:r>
      <w:proofErr w:type="spellStart"/>
      <w:r w:rsidRPr="00F960C0">
        <w:rPr>
          <w:color w:val="000000"/>
        </w:rPr>
        <w:t>Waltho</w:t>
      </w:r>
      <w:proofErr w:type="spellEnd"/>
      <w:r w:rsidRPr="00F960C0">
        <w:rPr>
          <w:color w:val="000000"/>
        </w:rPr>
        <w:t>, 2005; Cramer, 2012).</w:t>
      </w:r>
    </w:p>
    <w:p w14:paraId="0AEDF24F" w14:textId="65756C15" w:rsidR="00CA46AB" w:rsidRPr="00F960C0" w:rsidRDefault="00BD2AC4" w:rsidP="00CA46AB">
      <w:pPr>
        <w:spacing w:line="480" w:lineRule="auto"/>
        <w:ind w:firstLine="360"/>
        <w:rPr>
          <w:b/>
        </w:rPr>
      </w:pPr>
      <w:r w:rsidRPr="00F960C0">
        <w:rPr>
          <w:b/>
        </w:rPr>
        <w:t xml:space="preserve">1.3 </w:t>
      </w:r>
      <w:r w:rsidR="00454794" w:rsidRPr="00F960C0">
        <w:rPr>
          <w:b/>
        </w:rPr>
        <w:t xml:space="preserve">Overpass Width     </w:t>
      </w:r>
    </w:p>
    <w:p w14:paraId="0000002D" w14:textId="2ED684A5" w:rsidR="00760A7C" w:rsidRPr="00F960C0" w:rsidRDefault="00454794" w:rsidP="00CA46AB">
      <w:pPr>
        <w:spacing w:line="480" w:lineRule="auto"/>
        <w:ind w:left="360"/>
        <w:rPr>
          <w:color w:val="000000"/>
        </w:rPr>
      </w:pPr>
      <w:r w:rsidRPr="00F960C0">
        <w:t xml:space="preserve">Among many considerations when </w:t>
      </w:r>
      <w:del w:id="18" w:author="Clayton Lamb" w:date="2022-06-23T13:17:00Z">
        <w:r w:rsidRPr="00F960C0" w:rsidDel="00191C51">
          <w:delText xml:space="preserve">undertaking one of these projects </w:delText>
        </w:r>
      </w:del>
      <w:ins w:id="19" w:author="Clayton Lamb" w:date="2022-06-23T13:17:00Z">
        <w:r w:rsidR="00191C51">
          <w:t xml:space="preserve">designing a crossing </w:t>
        </w:r>
      </w:ins>
      <w:ins w:id="20" w:author="Clayton Lamb" w:date="2022-06-23T13:18:00Z">
        <w:r w:rsidR="00191C51">
          <w:t xml:space="preserve">structure </w:t>
        </w:r>
      </w:ins>
      <w:r w:rsidRPr="00F960C0">
        <w:t>(</w:t>
      </w:r>
      <w:proofErr w:type="gramStart"/>
      <w:r w:rsidRPr="00F960C0">
        <w:t>e.g.</w:t>
      </w:r>
      <w:proofErr w:type="gramEnd"/>
      <w:r w:rsidR="00A072B6">
        <w:t xml:space="preserve"> </w:t>
      </w:r>
      <w:del w:id="21" w:author="Clayton Lamb" w:date="2022-06-23T13:18:00Z">
        <w:r w:rsidRPr="00F960C0" w:rsidDel="00191C51">
          <w:delText xml:space="preserve">crossing structure </w:delText>
        </w:r>
      </w:del>
      <w:r w:rsidRPr="00F960C0">
        <w:t xml:space="preserve">location and adjacent land use), </w:t>
      </w:r>
      <w:r w:rsidRPr="00F960C0">
        <w:rPr>
          <w:color w:val="000000"/>
        </w:rPr>
        <w:t xml:space="preserve">one </w:t>
      </w:r>
      <w:del w:id="22" w:author="Clayton Lamb" w:date="2022-06-23T13:24:00Z">
        <w:r w:rsidRPr="00F960C0" w:rsidDel="00E601CD">
          <w:rPr>
            <w:color w:val="000000"/>
          </w:rPr>
          <w:delText xml:space="preserve">of the most </w:delText>
        </w:r>
      </w:del>
      <w:r w:rsidRPr="00F960C0">
        <w:rPr>
          <w:color w:val="000000"/>
        </w:rPr>
        <w:t xml:space="preserve">important </w:t>
      </w:r>
      <w:ins w:id="23" w:author="Clayton Lamb" w:date="2022-06-23T13:24:00Z">
        <w:r w:rsidR="00E601CD">
          <w:rPr>
            <w:color w:val="000000"/>
          </w:rPr>
          <w:t xml:space="preserve">aspect </w:t>
        </w:r>
      </w:ins>
      <w:r w:rsidRPr="00F960C0">
        <w:rPr>
          <w:color w:val="000000"/>
        </w:rPr>
        <w:t>is the structural dimensions of the</w:t>
      </w:r>
      <w:del w:id="24" w:author="Clayton Lamb" w:date="2022-06-23T13:18:00Z">
        <w:r w:rsidRPr="00F960C0" w:rsidDel="00070502">
          <w:rPr>
            <w:color w:val="000000"/>
          </w:rPr>
          <w:delText xml:space="preserve"> crossing</w:delText>
        </w:r>
      </w:del>
      <w:r w:rsidRPr="00F960C0">
        <w:rPr>
          <w:color w:val="000000"/>
        </w:rPr>
        <w:t xml:space="preserve"> structure</w:t>
      </w:r>
      <w:del w:id="25" w:author="Clayton Lamb" w:date="2022-06-23T13:18:00Z">
        <w:r w:rsidRPr="00F960C0" w:rsidDel="00070502">
          <w:rPr>
            <w:color w:val="000000"/>
          </w:rPr>
          <w:delText>s</w:delText>
        </w:r>
      </w:del>
      <w:r w:rsidRPr="00F960C0">
        <w:rPr>
          <w:color w:val="000000"/>
        </w:rPr>
        <w:t xml:space="preserve">. For the purposes of this study, we define wildlife overpasses as above-grade structures that cross over roads and/or other </w:t>
      </w:r>
      <w:r w:rsidRPr="00F960C0">
        <w:t>transportation</w:t>
      </w:r>
      <w:r w:rsidRPr="00F960C0">
        <w:rPr>
          <w:color w:val="000000"/>
        </w:rPr>
        <w:t xml:space="preserve"> infrastructure. Similar terms used in literature to describe overpasses include landscape bridges, green bridges and </w:t>
      </w:r>
      <w:commentRangeStart w:id="26"/>
      <w:r w:rsidRPr="00F960C0">
        <w:rPr>
          <w:color w:val="000000"/>
        </w:rPr>
        <w:t>eco</w:t>
      </w:r>
      <w:r w:rsidR="00A072B6">
        <w:rPr>
          <w:color w:val="000000"/>
        </w:rPr>
        <w:t>-</w:t>
      </w:r>
      <w:r w:rsidRPr="00F960C0">
        <w:rPr>
          <w:color w:val="000000"/>
        </w:rPr>
        <w:t xml:space="preserve">ducts. </w:t>
      </w:r>
      <w:commentRangeEnd w:id="26"/>
      <w:r w:rsidR="00E601CD">
        <w:rPr>
          <w:rStyle w:val="CommentReference"/>
          <w:rFonts w:asciiTheme="minorHAnsi" w:eastAsiaTheme="minorHAnsi" w:hAnsiTheme="minorHAnsi" w:cstheme="minorBidi"/>
        </w:rPr>
        <w:commentReference w:id="26"/>
      </w:r>
      <w:r w:rsidRPr="00F960C0">
        <w:rPr>
          <w:color w:val="000000"/>
        </w:rPr>
        <w:t xml:space="preserve">In comparison to wildlife underpasses, overpasses are preferred by </w:t>
      </w:r>
      <w:del w:id="27" w:author="Clayton Lamb" w:date="2022-06-23T13:25:00Z">
        <w:r w:rsidRPr="00F960C0" w:rsidDel="00E601CD">
          <w:rPr>
            <w:color w:val="000000"/>
          </w:rPr>
          <w:delText>some species</w:delText>
        </w:r>
      </w:del>
      <w:ins w:id="28" w:author="Clayton Lamb" w:date="2022-06-23T13:25:00Z">
        <w:r w:rsidR="00E601CD">
          <w:rPr>
            <w:color w:val="000000"/>
          </w:rPr>
          <w:t xml:space="preserve">most large </w:t>
        </w:r>
        <w:commentRangeStart w:id="29"/>
        <w:r w:rsidR="00E601CD">
          <w:rPr>
            <w:color w:val="000000"/>
          </w:rPr>
          <w:t>mammals</w:t>
        </w:r>
        <w:commentRangeEnd w:id="29"/>
        <w:r w:rsidR="00E601CD">
          <w:rPr>
            <w:rStyle w:val="CommentReference"/>
            <w:rFonts w:asciiTheme="minorHAnsi" w:eastAsiaTheme="minorHAnsi" w:hAnsiTheme="minorHAnsi" w:cstheme="minorBidi"/>
          </w:rPr>
          <w:commentReference w:id="29"/>
        </w:r>
      </w:ins>
      <w:r w:rsidRPr="00F960C0">
        <w:rPr>
          <w:color w:val="000000"/>
        </w:rPr>
        <w:t xml:space="preserve"> (</w:t>
      </w:r>
      <w:proofErr w:type="spellStart"/>
      <w:r w:rsidRPr="00F960C0">
        <w:rPr>
          <w:color w:val="000000"/>
        </w:rPr>
        <w:t>Kusak</w:t>
      </w:r>
      <w:proofErr w:type="spellEnd"/>
      <w:r w:rsidRPr="00F960C0">
        <w:rPr>
          <w:color w:val="000000"/>
        </w:rPr>
        <w:t xml:space="preserve"> et al., 2009; Sawyer et al.,</w:t>
      </w:r>
      <w:r w:rsidRPr="00F960C0">
        <w:rPr>
          <w:i/>
          <w:color w:val="000000"/>
        </w:rPr>
        <w:t xml:space="preserve"> </w:t>
      </w:r>
      <w:r w:rsidRPr="00F960C0">
        <w:rPr>
          <w:color w:val="000000"/>
        </w:rPr>
        <w:t xml:space="preserve">2016), but often also cost significantly more (McGuire &amp; </w:t>
      </w:r>
      <w:proofErr w:type="spellStart"/>
      <w:r w:rsidRPr="00F960C0">
        <w:rPr>
          <w:color w:val="000000"/>
        </w:rPr>
        <w:t>Morrall</w:t>
      </w:r>
      <w:proofErr w:type="spellEnd"/>
      <w:r w:rsidRPr="00F960C0">
        <w:rPr>
          <w:color w:val="000000"/>
        </w:rPr>
        <w:t xml:space="preserve">, 2000). </w:t>
      </w:r>
    </w:p>
    <w:p w14:paraId="7967834D" w14:textId="77777777" w:rsidR="00CA46AB" w:rsidRPr="00F960C0" w:rsidRDefault="00CA46AB" w:rsidP="00CA46AB">
      <w:pPr>
        <w:spacing w:line="480" w:lineRule="auto"/>
        <w:ind w:left="360"/>
        <w:rPr>
          <w:color w:val="000000"/>
        </w:rPr>
      </w:pPr>
    </w:p>
    <w:p w14:paraId="0000002F" w14:textId="373C484F" w:rsidR="00760A7C" w:rsidRPr="00F960C0" w:rsidRDefault="00454794" w:rsidP="00A072B6">
      <w:pPr>
        <w:spacing w:line="480" w:lineRule="auto"/>
        <w:ind w:left="360"/>
        <w:rPr>
          <w:color w:val="000000"/>
        </w:rPr>
      </w:pPr>
      <w:r w:rsidRPr="00F960C0">
        <w:rPr>
          <w:color w:val="000000"/>
        </w:rPr>
        <w:t xml:space="preserve">Overpass width is an important design consideration. Studies that have compared overpass effectiveness data with overpass width suggest that wider overpasses more effectively enable the crossing of large mammals opposed to narrow structures that may deter crossings if animals feel uncomfortable and hesitant to cross (Pfister et al., 1997; Clevenger &amp; </w:t>
      </w:r>
      <w:proofErr w:type="spellStart"/>
      <w:r w:rsidRPr="00F960C0">
        <w:rPr>
          <w:color w:val="000000"/>
        </w:rPr>
        <w:t>Waltho</w:t>
      </w:r>
      <w:proofErr w:type="spellEnd"/>
      <w:r w:rsidRPr="00F960C0">
        <w:rPr>
          <w:color w:val="000000"/>
        </w:rPr>
        <w:t>, 2005). However, wildlife overpasses are costly structures, often 5-15 million dollars USD and wider structures cost more than narrower ones. Transportation agencies thus attempt to build structures whose dimensions satisfy the ecological role the structures are designed to support while delivering the project in a cost-effective manner.</w:t>
      </w:r>
      <w:r w:rsidR="00A072B6">
        <w:rPr>
          <w:color w:val="000000"/>
        </w:rPr>
        <w:t xml:space="preserve"> </w:t>
      </w:r>
      <w:r w:rsidRPr="00F960C0">
        <w:rPr>
          <w:color w:val="000000"/>
        </w:rPr>
        <w:t>While the ideal width of a wildlife overpass will depend upon various factors (</w:t>
      </w:r>
      <w:proofErr w:type="gramStart"/>
      <w:r w:rsidRPr="00F960C0">
        <w:rPr>
          <w:color w:val="000000"/>
        </w:rPr>
        <w:t>e.g.</w:t>
      </w:r>
      <w:proofErr w:type="gramEnd"/>
      <w:r w:rsidR="00A072B6">
        <w:rPr>
          <w:color w:val="000000"/>
        </w:rPr>
        <w:t xml:space="preserve"> </w:t>
      </w:r>
      <w:r w:rsidRPr="00F960C0">
        <w:rPr>
          <w:color w:val="000000"/>
        </w:rPr>
        <w:t>project objectives, target species, location etc.), in North America the recommended highway overpass structures width is 50-70</w:t>
      </w:r>
      <w:ins w:id="30" w:author="Clayton Lamb" w:date="2022-06-23T13:26:00Z">
        <w:r w:rsidR="00E601CD">
          <w:rPr>
            <w:color w:val="000000"/>
          </w:rPr>
          <w:t xml:space="preserve"> </w:t>
        </w:r>
      </w:ins>
      <w:r w:rsidRPr="00F960C0">
        <w:rPr>
          <w:color w:val="000000"/>
        </w:rPr>
        <w:t xml:space="preserve">m over four lane highways. Overpass widths should also consider the length of the </w:t>
      </w:r>
      <w:r w:rsidRPr="00F960C0">
        <w:rPr>
          <w:color w:val="000000"/>
        </w:rPr>
        <w:lastRenderedPageBreak/>
        <w:t xml:space="preserve">structure, where </w:t>
      </w:r>
      <w:del w:id="31" w:author="Clayton Lamb" w:date="2022-06-23T13:27:00Z">
        <w:r w:rsidRPr="00F960C0" w:rsidDel="00E601CD">
          <w:rPr>
            <w:color w:val="000000"/>
          </w:rPr>
          <w:delText>increased overpass</w:delText>
        </w:r>
      </w:del>
      <w:ins w:id="32" w:author="Clayton Lamb" w:date="2022-06-23T13:27:00Z">
        <w:r w:rsidR="00E601CD">
          <w:rPr>
            <w:color w:val="000000"/>
          </w:rPr>
          <w:t>longer structures require additional width</w:t>
        </w:r>
      </w:ins>
      <w:del w:id="33" w:author="Clayton Lamb" w:date="2022-06-23T13:27:00Z">
        <w:r w:rsidRPr="00F960C0" w:rsidDel="00E601CD">
          <w:rPr>
            <w:color w:val="000000"/>
          </w:rPr>
          <w:delText xml:space="preserve"> length should scale with overpass width</w:delText>
        </w:r>
      </w:del>
      <w:r w:rsidRPr="00F960C0">
        <w:rPr>
          <w:color w:val="000000"/>
        </w:rPr>
        <w:t>. This consideration is addressed by the recommendation of a width to length ratio &gt;0.8 for overpasses</w:t>
      </w:r>
      <w:r w:rsidRPr="00F960C0">
        <w:t xml:space="preserve"> (</w:t>
      </w:r>
      <w:proofErr w:type="spellStart"/>
      <w:r w:rsidRPr="00F960C0">
        <w:rPr>
          <w:color w:val="000000"/>
        </w:rPr>
        <w:t>Iuell</w:t>
      </w:r>
      <w:proofErr w:type="spellEnd"/>
      <w:r w:rsidRPr="00F960C0">
        <w:rPr>
          <w:color w:val="000000"/>
        </w:rPr>
        <w:t>, B. (ed.)., 2003).</w:t>
      </w:r>
    </w:p>
    <w:p w14:paraId="11A1D6AB" w14:textId="77777777" w:rsidR="00CA46AB" w:rsidRPr="00F960C0" w:rsidRDefault="00CA46AB" w:rsidP="00BD2AC4">
      <w:pPr>
        <w:spacing w:line="480" w:lineRule="auto"/>
        <w:ind w:left="360"/>
        <w:rPr>
          <w:color w:val="000000"/>
        </w:rPr>
      </w:pPr>
    </w:p>
    <w:p w14:paraId="00000031" w14:textId="7CBF1B77" w:rsidR="00760A7C" w:rsidRPr="00F960C0" w:rsidRDefault="00454794" w:rsidP="00CA46AB">
      <w:pPr>
        <w:spacing w:line="480" w:lineRule="auto"/>
        <w:ind w:left="360"/>
        <w:rPr>
          <w:color w:val="000000"/>
        </w:rPr>
      </w:pPr>
      <w:r w:rsidRPr="00F960C0">
        <w:rPr>
          <w:color w:val="000000"/>
        </w:rPr>
        <w:t>These recommendations are supported by research that suggests that some large mammals prefer to cross an overpass that is at least 50</w:t>
      </w:r>
      <w:ins w:id="34" w:author="Clayton Lamb" w:date="2022-06-23T13:28:00Z">
        <w:r w:rsidR="00E601CD">
          <w:rPr>
            <w:color w:val="000000"/>
          </w:rPr>
          <w:t xml:space="preserve"> </w:t>
        </w:r>
      </w:ins>
      <w:r w:rsidRPr="00F960C0">
        <w:rPr>
          <w:color w:val="000000"/>
        </w:rPr>
        <w:t xml:space="preserve">m wide. Using wildlife crossings rates and demographic analysis, Ford et al. (2017) suggest that in comparison to underpasses, large overpasses (&gt;50m in width) serve as crucial passages for family units of the grizzly bears whose survival is crucial to population viability. Also, in Banff National Park, the crossing rates of various large mammals were positively linked to structure width, and negatively associated with structure length (Clevenger &amp; </w:t>
      </w:r>
      <w:proofErr w:type="spellStart"/>
      <w:r w:rsidRPr="00F960C0">
        <w:rPr>
          <w:color w:val="000000"/>
        </w:rPr>
        <w:t>Waltho</w:t>
      </w:r>
      <w:proofErr w:type="spellEnd"/>
      <w:r w:rsidRPr="00F960C0">
        <w:rPr>
          <w:color w:val="000000"/>
        </w:rPr>
        <w:t xml:space="preserve">, 2005). Similar evidence from (Pfister et al., 1997) shows that crossing structures in Europe that were less than 20m were used significantly less than wider structures, and that between 20m and 50m the crossing rate of wildlife increased and subsequently flattened out. </w:t>
      </w:r>
    </w:p>
    <w:p w14:paraId="0C4FA468" w14:textId="77777777" w:rsidR="00CA46AB" w:rsidRPr="00F960C0" w:rsidRDefault="00CA46AB" w:rsidP="00CA46AB">
      <w:pPr>
        <w:spacing w:line="480" w:lineRule="auto"/>
        <w:ind w:left="360"/>
        <w:rPr>
          <w:color w:val="000000"/>
        </w:rPr>
      </w:pPr>
    </w:p>
    <w:p w14:paraId="00000032" w14:textId="4661866E" w:rsidR="00760A7C" w:rsidRPr="00F960C0" w:rsidRDefault="00454794" w:rsidP="00BD2AC4">
      <w:pPr>
        <w:spacing w:line="480" w:lineRule="auto"/>
        <w:ind w:left="360"/>
        <w:rPr>
          <w:color w:val="000000"/>
        </w:rPr>
      </w:pPr>
      <w:r w:rsidRPr="00F960C0">
        <w:rPr>
          <w:color w:val="000000"/>
        </w:rPr>
        <w:t xml:space="preserve">In practice, </w:t>
      </w:r>
      <w:r w:rsidR="00521AE7">
        <w:rPr>
          <w:color w:val="000000"/>
        </w:rPr>
        <w:t>countless</w:t>
      </w:r>
      <w:r w:rsidRPr="00F960C0">
        <w:rPr>
          <w:color w:val="000000"/>
        </w:rPr>
        <w:t xml:space="preserve"> factors (e.g. political interest, budget, government structure) other than expert recommendations ultimately influence the width of overpass structures (Woo et al., 2018). In South Korea</w:t>
      </w:r>
      <w:r w:rsidR="00CF09B5" w:rsidRPr="00F960C0">
        <w:rPr>
          <w:color w:val="000000"/>
        </w:rPr>
        <w:t xml:space="preserve"> </w:t>
      </w:r>
      <w:r w:rsidRPr="00F960C0">
        <w:rPr>
          <w:color w:val="000000"/>
        </w:rPr>
        <w:t xml:space="preserve">for </w:t>
      </w:r>
      <w:r w:rsidR="00CE40DC" w:rsidRPr="00F960C0">
        <w:rPr>
          <w:color w:val="000000"/>
        </w:rPr>
        <w:t>example</w:t>
      </w:r>
      <w:r w:rsidR="00CF09B5" w:rsidRPr="00F960C0">
        <w:rPr>
          <w:color w:val="000000"/>
        </w:rPr>
        <w:t>,</w:t>
      </w:r>
      <w:r w:rsidR="00CE40DC" w:rsidRPr="00F960C0">
        <w:rPr>
          <w:color w:val="000000"/>
        </w:rPr>
        <w:t xml:space="preserve"> researchers found that </w:t>
      </w:r>
      <w:r w:rsidR="00CF09B5" w:rsidRPr="00F960C0">
        <w:rPr>
          <w:color w:val="000000"/>
        </w:rPr>
        <w:t>some of</w:t>
      </w:r>
      <w:r w:rsidRPr="00F960C0">
        <w:rPr>
          <w:color w:val="000000"/>
        </w:rPr>
        <w:t xml:space="preserve"> </w:t>
      </w:r>
      <w:ins w:id="35" w:author="Clayton Lamb" w:date="2022-06-23T13:29:00Z">
        <w:r w:rsidR="00E601CD">
          <w:rPr>
            <w:color w:val="000000"/>
          </w:rPr>
          <w:t xml:space="preserve">the </w:t>
        </w:r>
      </w:ins>
      <w:r w:rsidRPr="00F960C0">
        <w:rPr>
          <w:color w:val="000000"/>
        </w:rPr>
        <w:t>technical parameters</w:t>
      </w:r>
      <w:r w:rsidR="00CE40DC" w:rsidRPr="00F960C0">
        <w:rPr>
          <w:color w:val="000000"/>
        </w:rPr>
        <w:t xml:space="preserve"> </w:t>
      </w:r>
      <w:r w:rsidR="00CF09B5" w:rsidRPr="00F960C0">
        <w:rPr>
          <w:color w:val="000000"/>
        </w:rPr>
        <w:t xml:space="preserve">of crossing structures </w:t>
      </w:r>
      <w:r w:rsidR="00CE40DC" w:rsidRPr="00F960C0">
        <w:rPr>
          <w:color w:val="000000"/>
        </w:rPr>
        <w:t>(</w:t>
      </w:r>
      <w:proofErr w:type="gramStart"/>
      <w:r w:rsidR="00CE40DC" w:rsidRPr="00F960C0">
        <w:rPr>
          <w:color w:val="000000"/>
        </w:rPr>
        <w:t>e.g.</w:t>
      </w:r>
      <w:proofErr w:type="gramEnd"/>
      <w:r w:rsidRPr="00F960C0">
        <w:rPr>
          <w:color w:val="000000"/>
        </w:rPr>
        <w:t xml:space="preserve"> </w:t>
      </w:r>
      <w:r w:rsidR="00CF09B5" w:rsidRPr="00F960C0">
        <w:rPr>
          <w:color w:val="000000"/>
        </w:rPr>
        <w:t xml:space="preserve">underpass height, </w:t>
      </w:r>
      <w:r w:rsidR="00562FF2" w:rsidRPr="00F960C0">
        <w:rPr>
          <w:color w:val="000000"/>
        </w:rPr>
        <w:t xml:space="preserve">underpass </w:t>
      </w:r>
      <w:r w:rsidR="00CF09B5" w:rsidRPr="00F960C0">
        <w:rPr>
          <w:color w:val="000000"/>
        </w:rPr>
        <w:t>openness ratio</w:t>
      </w:r>
      <w:r w:rsidR="00CE40DC" w:rsidRPr="00F960C0">
        <w:rPr>
          <w:color w:val="000000"/>
        </w:rPr>
        <w:t xml:space="preserve">) </w:t>
      </w:r>
      <w:r w:rsidRPr="00F960C0">
        <w:rPr>
          <w:color w:val="000000"/>
        </w:rPr>
        <w:t>often fail to comply with expert recommendations (Woo et al., 2018). To further investigate</w:t>
      </w:r>
      <w:ins w:id="36" w:author="Clayton Lamb" w:date="2022-06-23T13:29:00Z">
        <w:r w:rsidR="002B69FE">
          <w:rPr>
            <w:color w:val="000000"/>
          </w:rPr>
          <w:t xml:space="preserve"> </w:t>
        </w:r>
      </w:ins>
      <w:del w:id="37" w:author="Clayton Lamb" w:date="2022-06-23T13:29:00Z">
        <w:r w:rsidRPr="00F960C0" w:rsidDel="002B69FE">
          <w:rPr>
            <w:color w:val="000000"/>
          </w:rPr>
          <w:delText xml:space="preserve"> global </w:delText>
        </w:r>
      </w:del>
      <w:r w:rsidRPr="00F960C0">
        <w:rPr>
          <w:color w:val="000000"/>
        </w:rPr>
        <w:t xml:space="preserve">overpass </w:t>
      </w:r>
      <w:del w:id="38" w:author="Clayton Lamb" w:date="2022-06-23T13:29:00Z">
        <w:r w:rsidRPr="00F960C0" w:rsidDel="002B69FE">
          <w:rPr>
            <w:color w:val="000000"/>
          </w:rPr>
          <w:delText xml:space="preserve">widths </w:delText>
        </w:r>
      </w:del>
      <w:ins w:id="39" w:author="Clayton Lamb" w:date="2022-06-23T13:29:00Z">
        <w:r w:rsidR="002B69FE">
          <w:rPr>
            <w:color w:val="000000"/>
          </w:rPr>
          <w:t>dimensions</w:t>
        </w:r>
        <w:r w:rsidR="002B69FE" w:rsidRPr="00F960C0">
          <w:rPr>
            <w:color w:val="000000"/>
          </w:rPr>
          <w:t xml:space="preserve"> </w:t>
        </w:r>
      </w:ins>
      <w:r w:rsidRPr="00F960C0">
        <w:rPr>
          <w:color w:val="000000"/>
        </w:rPr>
        <w:t xml:space="preserve">and their adherence to </w:t>
      </w:r>
      <w:del w:id="40" w:author="Clayton Lamb" w:date="2022-06-23T13:29:00Z">
        <w:r w:rsidRPr="00F960C0" w:rsidDel="002B69FE">
          <w:rPr>
            <w:color w:val="000000"/>
          </w:rPr>
          <w:delText xml:space="preserve">certain </w:delText>
        </w:r>
      </w:del>
      <w:r w:rsidRPr="00F960C0">
        <w:rPr>
          <w:color w:val="000000"/>
        </w:rPr>
        <w:t xml:space="preserve">expert guidelines, our study created a global inventory of wildlife overpasses and compared their physical characteristics to various expert recommendations/guidelines. </w:t>
      </w:r>
    </w:p>
    <w:p w14:paraId="6446243D" w14:textId="77777777" w:rsidR="00562FF2" w:rsidRPr="00F960C0" w:rsidRDefault="00562FF2">
      <w:pPr>
        <w:spacing w:line="480" w:lineRule="auto"/>
        <w:rPr>
          <w:b/>
          <w:color w:val="000000"/>
        </w:rPr>
      </w:pPr>
    </w:p>
    <w:p w14:paraId="00000035" w14:textId="38827345" w:rsidR="00760A7C" w:rsidRPr="00F960C0" w:rsidRDefault="00BD2AC4" w:rsidP="00BD2AC4">
      <w:pPr>
        <w:spacing w:line="480" w:lineRule="auto"/>
        <w:ind w:firstLine="360"/>
        <w:rPr>
          <w:b/>
          <w:color w:val="000000"/>
        </w:rPr>
      </w:pPr>
      <w:r w:rsidRPr="00F960C0">
        <w:rPr>
          <w:b/>
          <w:color w:val="000000"/>
        </w:rPr>
        <w:lastRenderedPageBreak/>
        <w:t xml:space="preserve">1.4 </w:t>
      </w:r>
      <w:r w:rsidR="00454794" w:rsidRPr="00F960C0">
        <w:rPr>
          <w:b/>
          <w:color w:val="000000"/>
        </w:rPr>
        <w:t xml:space="preserve">Crossing Structure </w:t>
      </w:r>
      <w:r w:rsidR="005236A6">
        <w:rPr>
          <w:b/>
          <w:color w:val="000000"/>
        </w:rPr>
        <w:t>Effectiveness</w:t>
      </w:r>
    </w:p>
    <w:p w14:paraId="2F6360CF" w14:textId="47417511" w:rsidR="00CA46AB" w:rsidRPr="00F960C0" w:rsidRDefault="00454794" w:rsidP="00CA46AB">
      <w:pPr>
        <w:spacing w:line="480" w:lineRule="auto"/>
        <w:ind w:left="360"/>
        <w:rPr>
          <w:color w:val="000000"/>
        </w:rPr>
      </w:pPr>
      <w:r w:rsidRPr="00F960C0">
        <w:rPr>
          <w:color w:val="000000"/>
        </w:rPr>
        <w:t xml:space="preserve">To properly assess the </w:t>
      </w:r>
      <w:r w:rsidR="005236A6">
        <w:rPr>
          <w:color w:val="000000"/>
        </w:rPr>
        <w:t>effectiveness</w:t>
      </w:r>
      <w:r w:rsidRPr="00F960C0">
        <w:rPr>
          <w:color w:val="000000"/>
        </w:rPr>
        <w:t xml:space="preserve"> of a</w:t>
      </w:r>
      <w:del w:id="41" w:author="Clayton Lamb" w:date="2022-06-23T18:42:00Z">
        <w:r w:rsidRPr="00F960C0" w:rsidDel="00213BFC">
          <w:rPr>
            <w:color w:val="000000"/>
          </w:rPr>
          <w:delText>ny</w:delText>
        </w:r>
      </w:del>
      <w:r w:rsidRPr="00F960C0">
        <w:rPr>
          <w:color w:val="000000"/>
        </w:rPr>
        <w:t xml:space="preserve"> wildlife crossing structure</w:t>
      </w:r>
      <w:del w:id="42" w:author="Clayton Lamb" w:date="2022-06-23T18:42:00Z">
        <w:r w:rsidRPr="00F960C0" w:rsidDel="00213BFC">
          <w:rPr>
            <w:color w:val="000000"/>
          </w:rPr>
          <w:delText xml:space="preserve"> of any dimension</w:delText>
        </w:r>
      </w:del>
      <w:r w:rsidRPr="00F960C0">
        <w:rPr>
          <w:color w:val="000000"/>
        </w:rPr>
        <w:t xml:space="preserve">, the ecological role of wildlife structures must first be defined (Clevenger, 2005). While ambitious, the goal of highway mitigation programs should be to decrease the negative ecological effects of the roadway, improve wildlife population viability, and </w:t>
      </w:r>
      <w:del w:id="43" w:author="Clayton Lamb" w:date="2022-06-23T13:30:00Z">
        <w:r w:rsidRPr="00F960C0" w:rsidDel="002B69FE">
          <w:rPr>
            <w:color w:val="000000"/>
          </w:rPr>
          <w:delText xml:space="preserve">reduce the risk of local wildlife extinction </w:delText>
        </w:r>
      </w:del>
      <w:ins w:id="44" w:author="Clayton Lamb" w:date="2022-06-23T13:30:00Z">
        <w:r w:rsidR="002B69FE">
          <w:rPr>
            <w:color w:val="000000"/>
          </w:rPr>
          <w:t xml:space="preserve">support the viability of local wildlife populations </w:t>
        </w:r>
      </w:ins>
      <w:r w:rsidRPr="00F960C0">
        <w:rPr>
          <w:color w:val="000000"/>
        </w:rPr>
        <w:t>(Van der Grift et al., 2013). However, studies that directly demonstrate wildlife crossing structures increase the</w:t>
      </w:r>
      <w:del w:id="45" w:author="Clayton Lamb" w:date="2022-06-23T13:31:00Z">
        <w:r w:rsidRPr="00F960C0" w:rsidDel="002B69FE">
          <w:rPr>
            <w:color w:val="000000"/>
          </w:rPr>
          <w:delText xml:space="preserve"> relative</w:delText>
        </w:r>
      </w:del>
      <w:r w:rsidRPr="00F960C0">
        <w:rPr>
          <w:color w:val="000000"/>
        </w:rPr>
        <w:t xml:space="preserve"> population viability of wildlife are scarce and have not been performed for large terrestrial mammals (van der </w:t>
      </w:r>
      <w:proofErr w:type="spellStart"/>
      <w:r w:rsidRPr="00F960C0">
        <w:rPr>
          <w:color w:val="000000"/>
        </w:rPr>
        <w:t>Ree</w:t>
      </w:r>
      <w:proofErr w:type="spellEnd"/>
      <w:r w:rsidRPr="00F960C0">
        <w:rPr>
          <w:i/>
          <w:color w:val="000000"/>
        </w:rPr>
        <w:t xml:space="preserve"> </w:t>
      </w:r>
      <w:r w:rsidRPr="00F960C0">
        <w:rPr>
          <w:color w:val="000000"/>
        </w:rPr>
        <w:t>et al.,</w:t>
      </w:r>
      <w:r w:rsidRPr="00F960C0">
        <w:rPr>
          <w:i/>
          <w:color w:val="000000"/>
        </w:rPr>
        <w:t xml:space="preserve"> </w:t>
      </w:r>
      <w:r w:rsidRPr="00F960C0">
        <w:rPr>
          <w:color w:val="000000"/>
        </w:rPr>
        <w:t xml:space="preserve">2007; van der </w:t>
      </w:r>
      <w:proofErr w:type="spellStart"/>
      <w:r w:rsidRPr="00F960C0">
        <w:rPr>
          <w:color w:val="000000"/>
        </w:rPr>
        <w:t>Ree</w:t>
      </w:r>
      <w:proofErr w:type="spellEnd"/>
      <w:r w:rsidRPr="00F960C0">
        <w:rPr>
          <w:color w:val="000000"/>
        </w:rPr>
        <w:t xml:space="preserve"> et al.,</w:t>
      </w:r>
      <w:r w:rsidRPr="00F960C0">
        <w:rPr>
          <w:i/>
          <w:color w:val="000000"/>
        </w:rPr>
        <w:t xml:space="preserve"> </w:t>
      </w:r>
      <w:r w:rsidRPr="00F960C0">
        <w:rPr>
          <w:color w:val="000000"/>
        </w:rPr>
        <w:t>2009). Changes in population viability are difficult to measure/model (van der Grift et al.,</w:t>
      </w:r>
      <w:r w:rsidRPr="00F960C0">
        <w:rPr>
          <w:i/>
          <w:color w:val="000000"/>
        </w:rPr>
        <w:t xml:space="preserve"> </w:t>
      </w:r>
      <w:r w:rsidRPr="00F960C0">
        <w:rPr>
          <w:color w:val="000000"/>
        </w:rPr>
        <w:t xml:space="preserve">2013); so many studies instead rely upon two related metrics of wildlife crossings structure </w:t>
      </w:r>
      <w:r w:rsidR="00A072B6">
        <w:rPr>
          <w:color w:val="000000"/>
        </w:rPr>
        <w:t>success</w:t>
      </w:r>
      <w:r w:rsidRPr="00F960C0">
        <w:rPr>
          <w:color w:val="000000"/>
        </w:rPr>
        <w:t xml:space="preserve">: namely, the surrounding reduction of wildlife mortality as a result of fencing that excludes wildlife from </w:t>
      </w:r>
      <w:ins w:id="46" w:author="Clayton Lamb" w:date="2022-06-23T17:36:00Z">
        <w:r w:rsidR="00763B08">
          <w:rPr>
            <w:color w:val="000000"/>
          </w:rPr>
          <w:t>collisions on the</w:t>
        </w:r>
      </w:ins>
      <w:del w:id="47" w:author="Clayton Lamb" w:date="2022-06-23T17:36:00Z">
        <w:r w:rsidRPr="00F960C0" w:rsidDel="00763B08">
          <w:rPr>
            <w:color w:val="000000"/>
          </w:rPr>
          <w:delText>the</w:delText>
        </w:r>
      </w:del>
      <w:r w:rsidRPr="00F960C0">
        <w:rPr>
          <w:color w:val="000000"/>
        </w:rPr>
        <w:t xml:space="preserve"> roadway (</w:t>
      </w:r>
      <w:proofErr w:type="spellStart"/>
      <w:r w:rsidRPr="00F960C0">
        <w:rPr>
          <w:color w:val="000000"/>
        </w:rPr>
        <w:t>Huijser</w:t>
      </w:r>
      <w:proofErr w:type="spellEnd"/>
      <w:r w:rsidRPr="00F960C0">
        <w:rPr>
          <w:color w:val="000000"/>
        </w:rPr>
        <w:t xml:space="preserve"> et al., 2009; 2016, </w:t>
      </w:r>
      <w:proofErr w:type="spellStart"/>
      <w:r w:rsidRPr="00F960C0">
        <w:rPr>
          <w:color w:val="000000"/>
        </w:rPr>
        <w:t>Rytwinski</w:t>
      </w:r>
      <w:proofErr w:type="spellEnd"/>
      <w:r w:rsidRPr="00F960C0">
        <w:rPr>
          <w:color w:val="000000"/>
        </w:rPr>
        <w:t xml:space="preserve"> </w:t>
      </w:r>
      <w:r w:rsidRPr="00F960C0">
        <w:rPr>
          <w:i/>
          <w:color w:val="000000"/>
        </w:rPr>
        <w:t xml:space="preserve"> </w:t>
      </w:r>
      <w:r w:rsidRPr="00F960C0">
        <w:rPr>
          <w:color w:val="000000"/>
        </w:rPr>
        <w:t>et al.</w:t>
      </w:r>
      <w:r w:rsidRPr="00F960C0">
        <w:rPr>
          <w:i/>
          <w:color w:val="000000"/>
        </w:rPr>
        <w:t xml:space="preserve">, </w:t>
      </w:r>
      <w:r w:rsidRPr="00F960C0">
        <w:rPr>
          <w:color w:val="000000"/>
        </w:rPr>
        <w:t>2016) and, the ability of the structure to promote roadway permeability and dispersal between subpopulations on either side of the road (</w:t>
      </w:r>
      <w:ins w:id="48" w:author="Clayton Lamb" w:date="2022-06-23T13:31:00Z">
        <w:r w:rsidR="002B69FE">
          <w:rPr>
            <w:color w:val="000000"/>
          </w:rPr>
          <w:t xml:space="preserve">i.e., successful crossings, </w:t>
        </w:r>
      </w:ins>
      <w:proofErr w:type="spellStart"/>
      <w:r w:rsidRPr="00F960C0">
        <w:rPr>
          <w:color w:val="000000"/>
        </w:rPr>
        <w:t>Kusak</w:t>
      </w:r>
      <w:proofErr w:type="spellEnd"/>
      <w:r w:rsidRPr="00F960C0">
        <w:rPr>
          <w:color w:val="000000"/>
        </w:rPr>
        <w:t xml:space="preserve"> </w:t>
      </w:r>
      <w:r w:rsidRPr="00F960C0">
        <w:rPr>
          <w:i/>
          <w:color w:val="000000"/>
        </w:rPr>
        <w:t xml:space="preserve"> </w:t>
      </w:r>
      <w:r w:rsidRPr="00F960C0">
        <w:rPr>
          <w:color w:val="000000"/>
        </w:rPr>
        <w:t>et al.,</w:t>
      </w:r>
      <w:r w:rsidRPr="00F960C0">
        <w:rPr>
          <w:i/>
          <w:color w:val="000000"/>
        </w:rPr>
        <w:t xml:space="preserve"> </w:t>
      </w:r>
      <w:r w:rsidRPr="00F960C0">
        <w:rPr>
          <w:color w:val="000000"/>
        </w:rPr>
        <w:t xml:space="preserve">2009; McKinney &amp; Smith, 2007; </w:t>
      </w:r>
      <w:proofErr w:type="spellStart"/>
      <w:r w:rsidRPr="00F960C0">
        <w:rPr>
          <w:color w:val="000000"/>
        </w:rPr>
        <w:t>Sawaya</w:t>
      </w:r>
      <w:proofErr w:type="spellEnd"/>
      <w:r w:rsidRPr="00F960C0">
        <w:rPr>
          <w:color w:val="000000"/>
        </w:rPr>
        <w:t xml:space="preserve"> </w:t>
      </w:r>
      <w:r w:rsidRPr="00F960C0">
        <w:rPr>
          <w:i/>
          <w:color w:val="000000"/>
        </w:rPr>
        <w:t xml:space="preserve"> </w:t>
      </w:r>
      <w:r w:rsidRPr="00F960C0">
        <w:rPr>
          <w:color w:val="000000"/>
        </w:rPr>
        <w:t>et al.,</w:t>
      </w:r>
      <w:r w:rsidRPr="00F960C0">
        <w:rPr>
          <w:i/>
          <w:color w:val="000000"/>
        </w:rPr>
        <w:t xml:space="preserve"> </w:t>
      </w:r>
      <w:r w:rsidRPr="00F960C0">
        <w:rPr>
          <w:color w:val="000000"/>
        </w:rPr>
        <w:t xml:space="preserve">2013; </w:t>
      </w:r>
      <w:proofErr w:type="spellStart"/>
      <w:r w:rsidRPr="00F960C0">
        <w:rPr>
          <w:color w:val="000000"/>
        </w:rPr>
        <w:t>Sawaya</w:t>
      </w:r>
      <w:proofErr w:type="spellEnd"/>
      <w:r w:rsidRPr="00F960C0">
        <w:rPr>
          <w:color w:val="000000"/>
        </w:rPr>
        <w:t xml:space="preserve"> et al., 2014). </w:t>
      </w:r>
    </w:p>
    <w:p w14:paraId="00000037" w14:textId="3000AA85" w:rsidR="00760A7C" w:rsidRDefault="00454794" w:rsidP="00BD2AC4">
      <w:pPr>
        <w:spacing w:line="480" w:lineRule="auto"/>
        <w:ind w:left="360"/>
        <w:rPr>
          <w:color w:val="000000"/>
        </w:rPr>
      </w:pPr>
      <w:r w:rsidRPr="00F960C0">
        <w:rPr>
          <w:color w:val="000000"/>
        </w:rPr>
        <w:t xml:space="preserve">For the purposes of this study, we concentrate on the ability of the wildlife overpasses to reduce the barrier effect of the road through </w:t>
      </w:r>
      <w:del w:id="49" w:author="Clayton Lamb" w:date="2022-06-23T13:32:00Z">
        <w:r w:rsidRPr="00F960C0" w:rsidDel="002B69FE">
          <w:rPr>
            <w:color w:val="000000"/>
          </w:rPr>
          <w:delText xml:space="preserve">migrations </w:delText>
        </w:r>
      </w:del>
      <w:ins w:id="50" w:author="Clayton Lamb" w:date="2022-06-23T13:32:00Z">
        <w:r w:rsidR="002B69FE" w:rsidRPr="00F960C0">
          <w:rPr>
            <w:color w:val="000000"/>
          </w:rPr>
          <w:t>m</w:t>
        </w:r>
        <w:r w:rsidR="002B69FE">
          <w:rPr>
            <w:color w:val="000000"/>
          </w:rPr>
          <w:t>ovement</w:t>
        </w:r>
        <w:r w:rsidR="002B69FE" w:rsidRPr="00F960C0">
          <w:rPr>
            <w:color w:val="000000"/>
          </w:rPr>
          <w:t xml:space="preserve"> </w:t>
        </w:r>
      </w:ins>
      <w:r w:rsidRPr="00F960C0">
        <w:rPr>
          <w:color w:val="000000"/>
        </w:rPr>
        <w:t xml:space="preserve">over the roadway. While other studies have measured overpass </w:t>
      </w:r>
      <w:r w:rsidR="005236A6">
        <w:rPr>
          <w:color w:val="000000"/>
        </w:rPr>
        <w:t>effectiveness</w:t>
      </w:r>
      <w:r w:rsidRPr="00F960C0">
        <w:rPr>
          <w:color w:val="000000"/>
        </w:rPr>
        <w:t xml:space="preserve"> in terms of demographic and genetic connectivity (</w:t>
      </w:r>
      <w:proofErr w:type="spellStart"/>
      <w:r w:rsidRPr="00F960C0">
        <w:rPr>
          <w:color w:val="000000"/>
        </w:rPr>
        <w:t>Sawaya</w:t>
      </w:r>
      <w:proofErr w:type="spellEnd"/>
      <w:r w:rsidRPr="00F960C0">
        <w:rPr>
          <w:color w:val="000000"/>
        </w:rPr>
        <w:t xml:space="preserve"> et al., 2013, </w:t>
      </w:r>
      <w:proofErr w:type="spellStart"/>
      <w:r w:rsidR="00196219" w:rsidRPr="00F960C0">
        <w:rPr>
          <w:color w:val="000000"/>
        </w:rPr>
        <w:t>Sawaya</w:t>
      </w:r>
      <w:proofErr w:type="spellEnd"/>
      <w:r w:rsidR="00196219" w:rsidRPr="00F960C0">
        <w:rPr>
          <w:color w:val="000000"/>
        </w:rPr>
        <w:t xml:space="preserve"> et al., </w:t>
      </w:r>
      <w:r w:rsidRPr="00F960C0">
        <w:rPr>
          <w:color w:val="000000"/>
        </w:rPr>
        <w:t>2014; Ford et al., 2017) or percent of successful crossings (</w:t>
      </w:r>
      <w:proofErr w:type="spellStart"/>
      <w:r w:rsidRPr="00F960C0">
        <w:rPr>
          <w:color w:val="000000"/>
        </w:rPr>
        <w:t>Dennebom</w:t>
      </w:r>
      <w:proofErr w:type="spellEnd"/>
      <w:r w:rsidRPr="00F960C0">
        <w:rPr>
          <w:color w:val="000000"/>
        </w:rPr>
        <w:t xml:space="preserve"> et al., 2021), our study amasses wildlife crossing rates for wildlife overpasses in western North America. </w:t>
      </w:r>
      <w:r w:rsidR="00196219" w:rsidRPr="00F960C0">
        <w:rPr>
          <w:color w:val="000000"/>
        </w:rPr>
        <w:t>Wildlife</w:t>
      </w:r>
      <w:r w:rsidRPr="00F960C0">
        <w:rPr>
          <w:color w:val="000000"/>
        </w:rPr>
        <w:t xml:space="preserve"> crossing rates are the most commonly used wildlife overpass </w:t>
      </w:r>
      <w:r w:rsidR="005236A6">
        <w:rPr>
          <w:color w:val="000000"/>
        </w:rPr>
        <w:t>effectiveness</w:t>
      </w:r>
      <w:r w:rsidRPr="00F960C0">
        <w:rPr>
          <w:color w:val="000000"/>
        </w:rPr>
        <w:t xml:space="preserve"> metric (Van der Grift et al., 2013) and provide evidence of road way permeability and overpass use</w:t>
      </w:r>
      <w:ins w:id="51" w:author="Clayton Lamb" w:date="2022-06-23T18:43:00Z">
        <w:r w:rsidR="00213BFC">
          <w:rPr>
            <w:color w:val="000000"/>
          </w:rPr>
          <w:t xml:space="preserve">, although can be </w:t>
        </w:r>
        <w:proofErr w:type="spellStart"/>
        <w:r w:rsidR="00213BFC">
          <w:rPr>
            <w:color w:val="000000"/>
          </w:rPr>
          <w:t>be</w:t>
        </w:r>
        <w:proofErr w:type="spellEnd"/>
        <w:r w:rsidR="00213BFC">
          <w:rPr>
            <w:color w:val="000000"/>
          </w:rPr>
          <w:t xml:space="preserve"> difficult to compare between </w:t>
        </w:r>
        <w:r w:rsidR="00213BFC">
          <w:rPr>
            <w:color w:val="000000"/>
          </w:rPr>
          <w:lastRenderedPageBreak/>
          <w:t xml:space="preserve">areas with differing abundance of wildlife. </w:t>
        </w:r>
      </w:ins>
      <w:ins w:id="52" w:author="Clayton Lamb" w:date="2022-06-23T18:44:00Z">
        <w:r w:rsidR="00213BFC">
          <w:rPr>
            <w:color w:val="000000"/>
          </w:rPr>
          <w:t>Consequently, we sought to</w:t>
        </w:r>
        <w:r w:rsidR="009B1EE5">
          <w:rPr>
            <w:color w:val="000000"/>
          </w:rPr>
          <w:t xml:space="preserve"> </w:t>
        </w:r>
      </w:ins>
      <w:ins w:id="53" w:author="Clayton Lamb" w:date="2022-06-23T18:45:00Z">
        <w:r w:rsidR="009B1EE5">
          <w:rPr>
            <w:color w:val="000000"/>
          </w:rPr>
          <w:t xml:space="preserve">answer the following questions 1) can we </w:t>
        </w:r>
      </w:ins>
      <w:ins w:id="54" w:author="Clayton Lamb" w:date="2022-06-23T18:44:00Z">
        <w:r w:rsidR="009B1EE5">
          <w:rPr>
            <w:color w:val="000000"/>
          </w:rPr>
          <w:t xml:space="preserve">gather </w:t>
        </w:r>
      </w:ins>
      <w:ins w:id="55" w:author="Clayton Lamb" w:date="2022-06-23T18:45:00Z">
        <w:r w:rsidR="009B1EE5">
          <w:rPr>
            <w:color w:val="000000"/>
          </w:rPr>
          <w:t xml:space="preserve">sufficient </w:t>
        </w:r>
      </w:ins>
      <w:ins w:id="56" w:author="Clayton Lamb" w:date="2022-06-23T18:44:00Z">
        <w:r w:rsidR="009B1EE5">
          <w:rPr>
            <w:color w:val="000000"/>
          </w:rPr>
          <w:t xml:space="preserve">crossing data </w:t>
        </w:r>
      </w:ins>
      <w:ins w:id="57" w:author="Clayton Lamb" w:date="2022-06-23T18:45:00Z">
        <w:r w:rsidR="009B1EE5">
          <w:rPr>
            <w:color w:val="000000"/>
          </w:rPr>
          <w:t>from state and provincial agencies to</w:t>
        </w:r>
      </w:ins>
      <w:ins w:id="58" w:author="Clayton Lamb" w:date="2022-06-23T18:44:00Z">
        <w:r w:rsidR="009B1EE5">
          <w:rPr>
            <w:color w:val="000000"/>
          </w:rPr>
          <w:t xml:space="preserve"> crossing rates </w:t>
        </w:r>
      </w:ins>
      <w:ins w:id="59" w:author="Clayton Lamb" w:date="2022-06-23T18:45:00Z">
        <w:r w:rsidR="009B1EE5">
          <w:rPr>
            <w:color w:val="000000"/>
          </w:rPr>
          <w:t xml:space="preserve">in relation to </w:t>
        </w:r>
        <w:proofErr w:type="spellStart"/>
        <w:r w:rsidR="009B1EE5">
          <w:rPr>
            <w:color w:val="000000"/>
          </w:rPr>
          <w:t>to</w:t>
        </w:r>
        <w:proofErr w:type="spellEnd"/>
        <w:r w:rsidR="009B1EE5">
          <w:rPr>
            <w:color w:val="000000"/>
          </w:rPr>
          <w:t xml:space="preserve"> overpass dimensions</w:t>
        </w:r>
      </w:ins>
      <w:ins w:id="60" w:author="Clayton Lamb" w:date="2022-06-23T18:47:00Z">
        <w:r w:rsidR="009B1EE5">
          <w:rPr>
            <w:color w:val="000000"/>
          </w:rPr>
          <w:t>?</w:t>
        </w:r>
      </w:ins>
      <w:ins w:id="61" w:author="Clayton Lamb" w:date="2022-06-23T18:45:00Z">
        <w:r w:rsidR="009B1EE5">
          <w:rPr>
            <w:color w:val="000000"/>
          </w:rPr>
          <w:t xml:space="preserve"> and</w:t>
        </w:r>
      </w:ins>
      <w:ins w:id="62" w:author="Clayton Lamb" w:date="2022-06-23T18:46:00Z">
        <w:r w:rsidR="009B1EE5">
          <w:rPr>
            <w:color w:val="000000"/>
          </w:rPr>
          <w:t>, 2) building off the results from this review and lessons learned in</w:t>
        </w:r>
      </w:ins>
      <w:ins w:id="63" w:author="Clayton Lamb" w:date="2022-06-23T18:47:00Z">
        <w:r w:rsidR="009B1EE5">
          <w:rPr>
            <w:color w:val="000000"/>
          </w:rPr>
          <w:t xml:space="preserve"> analysing the crossing data, can we recommend sampling designs that could help measure structure effectiveness in the future?</w:t>
        </w:r>
      </w:ins>
      <w:ins w:id="64" w:author="Clayton Lamb" w:date="2022-06-23T18:46:00Z">
        <w:r w:rsidR="009B1EE5">
          <w:rPr>
            <w:color w:val="000000"/>
          </w:rPr>
          <w:t xml:space="preserve"> </w:t>
        </w:r>
      </w:ins>
      <w:del w:id="65" w:author="Clayton Lamb" w:date="2022-06-23T18:43:00Z">
        <w:r w:rsidRPr="00F960C0" w:rsidDel="00213BFC">
          <w:rPr>
            <w:color w:val="000000"/>
          </w:rPr>
          <w:delText xml:space="preserve">. Road ecologists have called for enhanced experiential design to increase the inferential strength of overpass </w:delText>
        </w:r>
        <w:r w:rsidR="005236A6" w:rsidDel="00213BFC">
          <w:rPr>
            <w:color w:val="000000"/>
          </w:rPr>
          <w:delText>effectiveness</w:delText>
        </w:r>
        <w:r w:rsidRPr="00F960C0" w:rsidDel="00213BFC">
          <w:rPr>
            <w:color w:val="000000"/>
          </w:rPr>
          <w:delText xml:space="preserve"> studies (van der Grift et al., 2013; Rytwinski</w:delText>
        </w:r>
        <w:r w:rsidRPr="00F960C0" w:rsidDel="00213BFC">
          <w:rPr>
            <w:i/>
            <w:color w:val="000000"/>
          </w:rPr>
          <w:delText xml:space="preserve"> </w:delText>
        </w:r>
        <w:r w:rsidRPr="00F960C0" w:rsidDel="00213BFC">
          <w:rPr>
            <w:color w:val="000000"/>
          </w:rPr>
          <w:delText>et al.,</w:delText>
        </w:r>
        <w:r w:rsidRPr="00F960C0" w:rsidDel="00213BFC">
          <w:rPr>
            <w:i/>
            <w:color w:val="000000"/>
          </w:rPr>
          <w:delText xml:space="preserve"> </w:delText>
        </w:r>
        <w:r w:rsidRPr="00F960C0" w:rsidDel="00213BFC">
          <w:rPr>
            <w:color w:val="000000"/>
          </w:rPr>
          <w:delText xml:space="preserve">2015). For example, if wildlife crossing rates are standardized to surrounding wildlife densities, stronger inferences of overpass </w:delText>
        </w:r>
        <w:r w:rsidR="005236A6" w:rsidDel="00213BFC">
          <w:rPr>
            <w:color w:val="000000"/>
          </w:rPr>
          <w:delText>effectiveness</w:delText>
        </w:r>
        <w:r w:rsidRPr="00F960C0" w:rsidDel="00213BFC">
          <w:rPr>
            <w:color w:val="000000"/>
          </w:rPr>
          <w:delText xml:space="preserve"> between different structures in different locations can be made. The majority of existing scientific studies and data however, have yet to fully employ </w:delText>
        </w:r>
      </w:del>
      <w:del w:id="66" w:author="Clayton Lamb" w:date="2022-06-23T13:33:00Z">
        <w:r w:rsidRPr="00F960C0" w:rsidDel="002B69FE">
          <w:rPr>
            <w:color w:val="000000"/>
          </w:rPr>
          <w:delText xml:space="preserve">the </w:delText>
        </w:r>
      </w:del>
      <w:del w:id="67" w:author="Clayton Lamb" w:date="2022-06-23T18:43:00Z">
        <w:r w:rsidRPr="00F960C0" w:rsidDel="00213BFC">
          <w:rPr>
            <w:color w:val="000000"/>
          </w:rPr>
          <w:delText xml:space="preserve">BACI (Before-After-Control-Impact) design </w:delText>
        </w:r>
      </w:del>
      <w:del w:id="68" w:author="Clayton Lamb" w:date="2022-06-23T13:34:00Z">
        <w:r w:rsidRPr="00F960C0" w:rsidDel="002B69FE">
          <w:rPr>
            <w:color w:val="000000"/>
          </w:rPr>
          <w:delText>and</w:delText>
        </w:r>
      </w:del>
      <w:del w:id="69" w:author="Clayton Lamb" w:date="2022-06-23T18:43:00Z">
        <w:r w:rsidRPr="00F960C0" w:rsidDel="00213BFC">
          <w:rPr>
            <w:color w:val="000000"/>
          </w:rPr>
          <w:delText xml:space="preserve"> </w:delText>
        </w:r>
      </w:del>
      <w:del w:id="70" w:author="Clayton Lamb" w:date="2022-06-23T13:34:00Z">
        <w:r w:rsidRPr="00F960C0" w:rsidDel="002B69FE">
          <w:rPr>
            <w:color w:val="000000"/>
          </w:rPr>
          <w:delText xml:space="preserve">often simply report </w:delText>
        </w:r>
      </w:del>
      <w:del w:id="71" w:author="Clayton Lamb" w:date="2022-06-23T18:43:00Z">
        <w:r w:rsidRPr="00F960C0" w:rsidDel="00213BFC">
          <w:rPr>
            <w:color w:val="000000"/>
          </w:rPr>
          <w:delText xml:space="preserve">the number of wildlife crossings. </w:delText>
        </w:r>
      </w:del>
      <w:del w:id="72" w:author="Clayton Lamb" w:date="2022-06-23T18:47:00Z">
        <w:r w:rsidRPr="00F960C0" w:rsidDel="009B1EE5">
          <w:rPr>
            <w:color w:val="000000"/>
          </w:rPr>
          <w:delText xml:space="preserve">Despite weak </w:delText>
        </w:r>
      </w:del>
      <w:del w:id="73" w:author="Clayton Lamb" w:date="2022-06-23T13:35:00Z">
        <w:r w:rsidRPr="00F960C0" w:rsidDel="00BB1E2E">
          <w:rPr>
            <w:color w:val="000000"/>
          </w:rPr>
          <w:delText>inferential strengths and lacking data</w:delText>
        </w:r>
      </w:del>
      <w:del w:id="74" w:author="Clayton Lamb" w:date="2022-06-23T18:47:00Z">
        <w:r w:rsidRPr="00F960C0" w:rsidDel="009B1EE5">
          <w:rPr>
            <w:color w:val="000000"/>
          </w:rPr>
          <w:delText xml:space="preserve">, </w:delText>
        </w:r>
      </w:del>
      <w:ins w:id="75" w:author="Clayton Lamb" w:date="2022-06-23T18:47:00Z">
        <w:r w:rsidR="009B1EE5">
          <w:rPr>
            <w:color w:val="000000"/>
          </w:rPr>
          <w:t>R</w:t>
        </w:r>
      </w:ins>
      <w:del w:id="76" w:author="Clayton Lamb" w:date="2022-06-23T18:47:00Z">
        <w:r w:rsidRPr="00F960C0" w:rsidDel="009B1EE5">
          <w:rPr>
            <w:color w:val="000000"/>
          </w:rPr>
          <w:delText>r</w:delText>
        </w:r>
      </w:del>
      <w:r w:rsidRPr="00F960C0">
        <w:rPr>
          <w:color w:val="000000"/>
        </w:rPr>
        <w:t xml:space="preserve">oad agencies </w:t>
      </w:r>
      <w:ins w:id="77" w:author="Clayton Lamb" w:date="2022-06-23T13:35:00Z">
        <w:r w:rsidR="00BB1E2E">
          <w:rPr>
            <w:color w:val="000000"/>
          </w:rPr>
          <w:t xml:space="preserve">are increasingly </w:t>
        </w:r>
      </w:ins>
      <w:del w:id="78" w:author="Clayton Lamb" w:date="2022-06-23T13:35:00Z">
        <w:r w:rsidRPr="00F960C0" w:rsidDel="00BB1E2E">
          <w:rPr>
            <w:color w:val="000000"/>
          </w:rPr>
          <w:delText xml:space="preserve">demand </w:delText>
        </w:r>
      </w:del>
      <w:ins w:id="79" w:author="Clayton Lamb" w:date="2022-06-23T13:35:00Z">
        <w:r w:rsidR="00BB1E2E">
          <w:rPr>
            <w:color w:val="000000"/>
          </w:rPr>
          <w:t xml:space="preserve">in need of </w:t>
        </w:r>
      </w:ins>
      <w:del w:id="80" w:author="Clayton Lamb" w:date="2022-06-23T13:35:00Z">
        <w:r w:rsidRPr="00F960C0" w:rsidDel="00BB1E2E">
          <w:rPr>
            <w:color w:val="000000"/>
          </w:rPr>
          <w:delText>evidence-based decisions</w:delText>
        </w:r>
      </w:del>
      <w:ins w:id="81" w:author="Clayton Lamb" w:date="2022-06-23T13:35:00Z">
        <w:r w:rsidR="00BB1E2E">
          <w:rPr>
            <w:color w:val="000000"/>
          </w:rPr>
          <w:t>evidence to support</w:t>
        </w:r>
      </w:ins>
      <w:r w:rsidRPr="00F960C0">
        <w:rPr>
          <w:color w:val="000000"/>
        </w:rPr>
        <w:t xml:space="preserve"> </w:t>
      </w:r>
      <w:del w:id="82" w:author="Clayton Lamb" w:date="2022-06-23T13:36:00Z">
        <w:r w:rsidRPr="00F960C0" w:rsidDel="00BB1E2E">
          <w:rPr>
            <w:color w:val="000000"/>
          </w:rPr>
          <w:delText xml:space="preserve">when </w:delText>
        </w:r>
      </w:del>
      <w:ins w:id="83" w:author="Clayton Lamb" w:date="2022-06-23T13:36:00Z">
        <w:r w:rsidR="00BB1E2E">
          <w:rPr>
            <w:color w:val="000000"/>
          </w:rPr>
          <w:t xml:space="preserve">the design and </w:t>
        </w:r>
      </w:ins>
      <w:del w:id="84" w:author="Clayton Lamb" w:date="2022-06-23T13:36:00Z">
        <w:r w:rsidRPr="00F960C0" w:rsidDel="00BB1E2E">
          <w:rPr>
            <w:color w:val="000000"/>
          </w:rPr>
          <w:delText xml:space="preserve">planning </w:delText>
        </w:r>
      </w:del>
      <w:r w:rsidRPr="00F960C0">
        <w:rPr>
          <w:color w:val="000000"/>
        </w:rPr>
        <w:t xml:space="preserve">construction of wildlife overpasses. </w:t>
      </w:r>
      <w:del w:id="85" w:author="Clayton Lamb" w:date="2022-06-23T18:48:00Z">
        <w:r w:rsidRPr="00F960C0" w:rsidDel="009B1EE5">
          <w:rPr>
            <w:color w:val="000000"/>
          </w:rPr>
          <w:delText xml:space="preserve">As a result, researchers must fully utilize existing data while acknowledging potential limitations and weak inferential strengths. </w:delText>
        </w:r>
      </w:del>
      <w:r w:rsidRPr="00F960C0">
        <w:rPr>
          <w:color w:val="000000"/>
        </w:rPr>
        <w:t xml:space="preserve"> </w:t>
      </w:r>
    </w:p>
    <w:p w14:paraId="70FBE089" w14:textId="77777777" w:rsidR="007237DD" w:rsidRPr="00F960C0" w:rsidRDefault="007237DD" w:rsidP="00BD2AC4">
      <w:pPr>
        <w:spacing w:line="480" w:lineRule="auto"/>
        <w:ind w:left="360"/>
        <w:rPr>
          <w:color w:val="000000"/>
        </w:rPr>
      </w:pPr>
    </w:p>
    <w:p w14:paraId="00000038" w14:textId="08221B01" w:rsidR="00760A7C" w:rsidDel="004A0568" w:rsidRDefault="00454794" w:rsidP="004A0568">
      <w:pPr>
        <w:spacing w:line="480" w:lineRule="auto"/>
        <w:ind w:left="360" w:firstLine="60"/>
        <w:rPr>
          <w:del w:id="86" w:author="Clayton Lamb" w:date="2022-06-23T13:41:00Z"/>
          <w:color w:val="000000"/>
        </w:rPr>
      </w:pPr>
      <w:r w:rsidRPr="00F960C0">
        <w:rPr>
          <w:color w:val="000000"/>
        </w:rPr>
        <w:t xml:space="preserve">Ultimately, this study is designed to help inform road ecologists and transportation agencies as they design wildlife overpasses. First, we created a global inventory of wildlife overpasses to understand how wide overpasses have been built, and to what extent these widths adhere to expert guidelines. Next, we performed an analysis of overpass </w:t>
      </w:r>
      <w:r w:rsidR="005236A6">
        <w:rPr>
          <w:color w:val="000000"/>
        </w:rPr>
        <w:t>effectiveness</w:t>
      </w:r>
      <w:r w:rsidRPr="00F960C0">
        <w:rPr>
          <w:color w:val="000000"/>
        </w:rPr>
        <w:t xml:space="preserve"> in relation to width for various structures in northwestern North America. In summarizing overpass widths, guideline compliance, and performance, we present </w:t>
      </w:r>
      <w:del w:id="87" w:author="Clayton Lamb" w:date="2022-06-23T18:48:00Z">
        <w:r w:rsidRPr="00F960C0" w:rsidDel="009B1EE5">
          <w:rPr>
            <w:color w:val="000000"/>
          </w:rPr>
          <w:delText xml:space="preserve">recommendations </w:delText>
        </w:r>
      </w:del>
      <w:ins w:id="88" w:author="Clayton Lamb" w:date="2022-06-23T18:48:00Z">
        <w:r w:rsidR="009B1EE5">
          <w:rPr>
            <w:color w:val="000000"/>
          </w:rPr>
          <w:t>the current evidence</w:t>
        </w:r>
        <w:r w:rsidR="009B1EE5" w:rsidRPr="00F960C0">
          <w:rPr>
            <w:color w:val="000000"/>
          </w:rPr>
          <w:t xml:space="preserve"> </w:t>
        </w:r>
      </w:ins>
      <w:r w:rsidRPr="00F960C0">
        <w:rPr>
          <w:color w:val="000000"/>
        </w:rPr>
        <w:t>for the optimal width of wildlife overpasses</w:t>
      </w:r>
      <w:ins w:id="89" w:author="Clayton Lamb" w:date="2022-06-23T13:41:00Z">
        <w:r w:rsidR="004A0568">
          <w:rPr>
            <w:color w:val="000000"/>
          </w:rPr>
          <w:t xml:space="preserve"> and suggest a robust monitoring approach to assess their effectiveness</w:t>
        </w:r>
      </w:ins>
      <w:ins w:id="90" w:author="Clayton Lamb" w:date="2022-06-23T18:48:00Z">
        <w:r w:rsidR="009B1EE5">
          <w:rPr>
            <w:color w:val="000000"/>
          </w:rPr>
          <w:t xml:space="preserve"> in t</w:t>
        </w:r>
      </w:ins>
      <w:ins w:id="91" w:author="Clayton Lamb" w:date="2022-06-23T18:49:00Z">
        <w:r w:rsidR="009B1EE5">
          <w:rPr>
            <w:color w:val="000000"/>
          </w:rPr>
          <w:t>he future.</w:t>
        </w:r>
      </w:ins>
      <w:del w:id="92" w:author="Clayton Lamb" w:date="2022-06-23T13:41:00Z">
        <w:r w:rsidRPr="00F960C0" w:rsidDel="004A0568">
          <w:rPr>
            <w:color w:val="000000"/>
          </w:rPr>
          <w:delText>.</w:delText>
        </w:r>
      </w:del>
    </w:p>
    <w:p w14:paraId="752CD5DC" w14:textId="77777777" w:rsidR="004A0568" w:rsidRPr="00F960C0" w:rsidRDefault="004A0568" w:rsidP="00BD2AC4">
      <w:pPr>
        <w:spacing w:line="480" w:lineRule="auto"/>
        <w:ind w:left="360" w:firstLine="60"/>
        <w:rPr>
          <w:ins w:id="93" w:author="Clayton Lamb" w:date="2022-06-23T13:41:00Z"/>
          <w:color w:val="000000"/>
        </w:rPr>
      </w:pPr>
    </w:p>
    <w:p w14:paraId="00000039" w14:textId="77777777" w:rsidR="00760A7C" w:rsidRPr="00F960C0" w:rsidDel="004A0568" w:rsidRDefault="00760A7C">
      <w:pPr>
        <w:spacing w:line="480" w:lineRule="auto"/>
        <w:rPr>
          <w:del w:id="94" w:author="Clayton Lamb" w:date="2022-06-23T13:41:00Z"/>
          <w:color w:val="000000"/>
        </w:rPr>
      </w:pPr>
    </w:p>
    <w:p w14:paraId="0000003A" w14:textId="77777777" w:rsidR="00760A7C" w:rsidRPr="00F960C0" w:rsidDel="004A0568" w:rsidRDefault="00760A7C">
      <w:pPr>
        <w:spacing w:line="480" w:lineRule="auto"/>
        <w:rPr>
          <w:del w:id="95" w:author="Clayton Lamb" w:date="2022-06-23T13:41:00Z"/>
          <w:color w:val="000000"/>
        </w:rPr>
      </w:pPr>
    </w:p>
    <w:p w14:paraId="0000003B" w14:textId="77777777" w:rsidR="00760A7C" w:rsidRPr="00F960C0" w:rsidDel="004A0568" w:rsidRDefault="00760A7C">
      <w:pPr>
        <w:spacing w:line="480" w:lineRule="auto"/>
        <w:rPr>
          <w:del w:id="96" w:author="Clayton Lamb" w:date="2022-06-23T13:41:00Z"/>
          <w:color w:val="000000"/>
        </w:rPr>
      </w:pPr>
    </w:p>
    <w:p w14:paraId="0000003C" w14:textId="77777777" w:rsidR="00760A7C" w:rsidRPr="00F960C0" w:rsidDel="004A0568" w:rsidRDefault="00760A7C">
      <w:pPr>
        <w:spacing w:line="480" w:lineRule="auto"/>
        <w:rPr>
          <w:del w:id="97" w:author="Clayton Lamb" w:date="2022-06-23T13:41:00Z"/>
          <w:color w:val="000000"/>
        </w:rPr>
      </w:pPr>
    </w:p>
    <w:p w14:paraId="0000003D" w14:textId="77777777" w:rsidR="00760A7C" w:rsidRPr="00F960C0" w:rsidDel="004A0568" w:rsidRDefault="00760A7C">
      <w:pPr>
        <w:spacing w:line="480" w:lineRule="auto"/>
        <w:rPr>
          <w:del w:id="98" w:author="Clayton Lamb" w:date="2022-06-23T13:41:00Z"/>
          <w:color w:val="000000"/>
        </w:rPr>
      </w:pPr>
    </w:p>
    <w:p w14:paraId="0000003E" w14:textId="77777777" w:rsidR="00760A7C" w:rsidRPr="00F960C0" w:rsidDel="004A0568" w:rsidRDefault="00760A7C">
      <w:pPr>
        <w:spacing w:line="480" w:lineRule="auto"/>
        <w:rPr>
          <w:del w:id="99" w:author="Clayton Lamb" w:date="2022-06-23T13:41:00Z"/>
          <w:color w:val="000000"/>
        </w:rPr>
      </w:pPr>
    </w:p>
    <w:p w14:paraId="00000040" w14:textId="77777777" w:rsidR="00760A7C" w:rsidRPr="00F960C0" w:rsidRDefault="00760A7C" w:rsidP="004A0568">
      <w:pPr>
        <w:spacing w:line="480" w:lineRule="auto"/>
        <w:ind w:left="360" w:firstLine="60"/>
        <w:rPr>
          <w:color w:val="000000"/>
        </w:rPr>
        <w:pPrChange w:id="100" w:author="Clayton Lamb" w:date="2022-06-23T13:41:00Z">
          <w:pPr>
            <w:spacing w:line="480" w:lineRule="auto"/>
          </w:pPr>
        </w:pPrChange>
      </w:pPr>
    </w:p>
    <w:p w14:paraId="00000042" w14:textId="6F9DF3EA" w:rsidR="00760A7C" w:rsidRPr="00F960C0" w:rsidRDefault="00CA46AB">
      <w:pPr>
        <w:spacing w:line="480" w:lineRule="auto"/>
        <w:rPr>
          <w:b/>
          <w:color w:val="000000"/>
        </w:rPr>
      </w:pPr>
      <w:r w:rsidRPr="00F960C0">
        <w:rPr>
          <w:b/>
          <w:color w:val="000000"/>
        </w:rPr>
        <w:t xml:space="preserve">2.0 </w:t>
      </w:r>
      <w:r w:rsidR="00454794" w:rsidRPr="00F960C0">
        <w:rPr>
          <w:b/>
          <w:color w:val="000000"/>
        </w:rPr>
        <w:t>Methods</w:t>
      </w:r>
    </w:p>
    <w:p w14:paraId="444797F3" w14:textId="36121AE1" w:rsidR="00CA46AB" w:rsidRPr="00F960C0" w:rsidRDefault="00CA46AB" w:rsidP="00637A41">
      <w:pPr>
        <w:spacing w:line="480" w:lineRule="auto"/>
        <w:rPr>
          <w:b/>
          <w:color w:val="000000"/>
        </w:rPr>
      </w:pPr>
      <w:r w:rsidRPr="00F960C0">
        <w:rPr>
          <w:b/>
          <w:color w:val="000000"/>
        </w:rPr>
        <w:t xml:space="preserve"> </w:t>
      </w:r>
      <w:r w:rsidR="00637A41" w:rsidRPr="00F960C0">
        <w:rPr>
          <w:b/>
          <w:color w:val="000000"/>
        </w:rPr>
        <w:tab/>
      </w:r>
      <w:r w:rsidRPr="00F960C0">
        <w:rPr>
          <w:b/>
          <w:color w:val="000000"/>
        </w:rPr>
        <w:t xml:space="preserve">2.1 </w:t>
      </w:r>
      <w:r w:rsidR="00454794" w:rsidRPr="00F960C0">
        <w:rPr>
          <w:b/>
          <w:color w:val="000000"/>
        </w:rPr>
        <w:t>Literature Review and Identifying Overpasses</w:t>
      </w:r>
    </w:p>
    <w:p w14:paraId="0000004A" w14:textId="03746985" w:rsidR="00760A7C" w:rsidRPr="00F960C0" w:rsidRDefault="00454794" w:rsidP="00637A41">
      <w:pPr>
        <w:spacing w:line="480" w:lineRule="auto"/>
        <w:ind w:left="720"/>
        <w:rPr>
          <w:color w:val="000000"/>
        </w:rPr>
      </w:pPr>
      <w:r w:rsidRPr="00F960C0">
        <w:rPr>
          <w:color w:val="000000"/>
        </w:rPr>
        <w:t xml:space="preserve">A literature review was conducted to locate and identify overpasses worldwide and measure their structural dimensions. Keywords included “wildlife overpass”, “eco-duct”, “green bridge”, and “wildlife crossing structure”. The search engines Google and Google Scholar were used to collect pertinent peer-reviewed literature, government reports, </w:t>
      </w:r>
      <w:r w:rsidRPr="00F960C0">
        <w:rPr>
          <w:color w:val="000000"/>
        </w:rPr>
        <w:lastRenderedPageBreak/>
        <w:t xml:space="preserve">websites, and overpass locations. </w:t>
      </w:r>
      <w:r w:rsidR="00063981" w:rsidRPr="00F960C0">
        <w:rPr>
          <w:color w:val="000000"/>
        </w:rPr>
        <w:t xml:space="preserve">Further consultation with various experts in the field </w:t>
      </w:r>
      <w:ins w:id="101" w:author="Clayton Lamb" w:date="2022-06-23T13:51:00Z">
        <w:r w:rsidR="00CC6A78">
          <w:rPr>
            <w:color w:val="000000"/>
          </w:rPr>
          <w:t>supplemented the inventory with additional structures</w:t>
        </w:r>
      </w:ins>
      <w:del w:id="102" w:author="Clayton Lamb" w:date="2022-06-23T13:51:00Z">
        <w:r w:rsidR="00063981" w:rsidRPr="00F960C0" w:rsidDel="00CC6A78">
          <w:rPr>
            <w:color w:val="000000"/>
          </w:rPr>
          <w:delText>helped to more comprehensive overpass inventory</w:delText>
        </w:r>
      </w:del>
      <w:r w:rsidR="00063981" w:rsidRPr="00F960C0">
        <w:rPr>
          <w:color w:val="000000"/>
        </w:rPr>
        <w:t xml:space="preserve">. </w:t>
      </w:r>
      <w:commentRangeStart w:id="103"/>
      <w:r w:rsidRPr="00F960C0">
        <w:rPr>
          <w:color w:val="000000"/>
        </w:rPr>
        <w:t>Supporting information from t</w:t>
      </w:r>
      <w:r w:rsidR="00063981" w:rsidRPr="00F960C0">
        <w:rPr>
          <w:color w:val="000000"/>
        </w:rPr>
        <w:t xml:space="preserve">he variety of </w:t>
      </w:r>
      <w:r w:rsidRPr="00F960C0">
        <w:rPr>
          <w:color w:val="000000"/>
        </w:rPr>
        <w:t xml:space="preserve">sources </w:t>
      </w:r>
      <w:del w:id="104" w:author="Clayton Lamb" w:date="2022-06-23T13:51:00Z">
        <w:r w:rsidRPr="00F960C0" w:rsidDel="00CC6A78">
          <w:rPr>
            <w:color w:val="000000"/>
          </w:rPr>
          <w:delText xml:space="preserve">was </w:delText>
        </w:r>
      </w:del>
      <w:r w:rsidRPr="00F960C0">
        <w:rPr>
          <w:color w:val="000000"/>
        </w:rPr>
        <w:t>used to locate the structures in Google Earth Pro 7.3.4.8</w:t>
      </w:r>
      <w:r w:rsidR="00063981" w:rsidRPr="00F960C0">
        <w:rPr>
          <w:color w:val="000000"/>
        </w:rPr>
        <w:t>573 (64-bit)</w:t>
      </w:r>
      <w:r w:rsidRPr="00F960C0">
        <w:rPr>
          <w:color w:val="000000"/>
        </w:rPr>
        <w:t xml:space="preserve">. </w:t>
      </w:r>
      <w:commentRangeEnd w:id="103"/>
      <w:r w:rsidR="00CC6A78">
        <w:rPr>
          <w:rStyle w:val="CommentReference"/>
          <w:rFonts w:asciiTheme="minorHAnsi" w:eastAsiaTheme="minorHAnsi" w:hAnsiTheme="minorHAnsi" w:cstheme="minorBidi"/>
        </w:rPr>
        <w:commentReference w:id="103"/>
      </w:r>
      <w:r w:rsidRPr="00F960C0">
        <w:rPr>
          <w:color w:val="000000"/>
        </w:rPr>
        <w:t xml:space="preserve">Overpasses were included in the review if they were visible on Google Earth Pro, if sufficient supporting information was available </w:t>
      </w:r>
      <w:proofErr w:type="gramStart"/>
      <w:r w:rsidRPr="00F960C0">
        <w:rPr>
          <w:color w:val="000000"/>
        </w:rPr>
        <w:t>in order to</w:t>
      </w:r>
      <w:proofErr w:type="gramEnd"/>
      <w:r w:rsidRPr="00F960C0">
        <w:rPr>
          <w:color w:val="000000"/>
        </w:rPr>
        <w:t xml:space="preserve"> locate the structures, and if the structure appeared to be built for use by </w:t>
      </w:r>
      <w:commentRangeStart w:id="105"/>
      <w:r w:rsidRPr="00F960C0">
        <w:rPr>
          <w:color w:val="000000"/>
        </w:rPr>
        <w:t>wildlife</w:t>
      </w:r>
      <w:commentRangeEnd w:id="105"/>
      <w:r w:rsidR="00CC6A78">
        <w:rPr>
          <w:rStyle w:val="CommentReference"/>
          <w:rFonts w:asciiTheme="minorHAnsi" w:eastAsiaTheme="minorHAnsi" w:hAnsiTheme="minorHAnsi" w:cstheme="minorBidi"/>
        </w:rPr>
        <w:commentReference w:id="105"/>
      </w:r>
      <w:r w:rsidRPr="00F960C0">
        <w:rPr>
          <w:color w:val="000000"/>
        </w:rPr>
        <w:t xml:space="preserve">. Multi-use overpasses, as described in Clevenger </w:t>
      </w:r>
      <w:r w:rsidR="003F599A" w:rsidRPr="00F960C0">
        <w:rPr>
          <w:color w:val="000000"/>
        </w:rPr>
        <w:t>&amp;</w:t>
      </w:r>
      <w:r w:rsidRPr="00F960C0">
        <w:rPr>
          <w:color w:val="000000"/>
        </w:rPr>
        <w:t xml:space="preserve"> </w:t>
      </w:r>
      <w:proofErr w:type="spellStart"/>
      <w:r w:rsidRPr="00F960C0">
        <w:rPr>
          <w:color w:val="000000"/>
        </w:rPr>
        <w:t>Huijser</w:t>
      </w:r>
      <w:proofErr w:type="spellEnd"/>
      <w:r w:rsidRPr="00F960C0">
        <w:rPr>
          <w:color w:val="000000"/>
        </w:rPr>
        <w:t xml:space="preserve"> (2011), (</w:t>
      </w:r>
      <w:r w:rsidR="003F599A" w:rsidRPr="00F960C0">
        <w:rPr>
          <w:color w:val="000000"/>
        </w:rPr>
        <w:t>e.</w:t>
      </w:r>
      <w:r w:rsidR="00CA6142" w:rsidRPr="00F960C0">
        <w:rPr>
          <w:color w:val="000000"/>
        </w:rPr>
        <w:t>g</w:t>
      </w:r>
      <w:r w:rsidRPr="00F960C0">
        <w:rPr>
          <w:color w:val="000000"/>
        </w:rPr>
        <w:t>. overpasses visibly paved with asphalt) were not included in the inventory. Landscape bridges (overpass structures &gt;80m wide) that emphasize habitat connectivity and restoration at a larger scale were also excluded from the review (</w:t>
      </w:r>
      <w:proofErr w:type="spellStart"/>
      <w:r w:rsidRPr="00F960C0">
        <w:rPr>
          <w:color w:val="000000"/>
        </w:rPr>
        <w:t>Iuell</w:t>
      </w:r>
      <w:proofErr w:type="spellEnd"/>
      <w:r w:rsidRPr="00F960C0">
        <w:rPr>
          <w:color w:val="000000"/>
        </w:rPr>
        <w:t xml:space="preserve">, B. (ed.)., </w:t>
      </w:r>
      <w:commentRangeStart w:id="106"/>
      <w:r w:rsidRPr="00F960C0">
        <w:rPr>
          <w:color w:val="000000"/>
        </w:rPr>
        <w:t>2003</w:t>
      </w:r>
      <w:commentRangeEnd w:id="106"/>
      <w:r w:rsidR="00CC6A78">
        <w:rPr>
          <w:rStyle w:val="CommentReference"/>
          <w:rFonts w:asciiTheme="minorHAnsi" w:eastAsiaTheme="minorHAnsi" w:hAnsiTheme="minorHAnsi" w:cstheme="minorBidi"/>
        </w:rPr>
        <w:commentReference w:id="106"/>
      </w:r>
      <w:r w:rsidRPr="00F960C0">
        <w:rPr>
          <w:color w:val="000000"/>
        </w:rPr>
        <w:t xml:space="preserve">). </w:t>
      </w:r>
      <w:r w:rsidR="00CA6142" w:rsidRPr="00F960C0">
        <w:rPr>
          <w:color w:val="000000"/>
        </w:rPr>
        <w:t xml:space="preserve">To explore the relationship between overpass dimensions and wildlife crossing rates, </w:t>
      </w:r>
      <w:r w:rsidRPr="00F960C0">
        <w:rPr>
          <w:color w:val="000000"/>
        </w:rPr>
        <w:t>species-specific wildlife crossing data was also collected from literature</w:t>
      </w:r>
      <w:r w:rsidR="00DA4310">
        <w:rPr>
          <w:color w:val="000000"/>
        </w:rPr>
        <w:t xml:space="preserve"> and </w:t>
      </w:r>
      <w:r w:rsidRPr="00F960C0">
        <w:rPr>
          <w:color w:val="000000"/>
        </w:rPr>
        <w:t>government reports</w:t>
      </w:r>
      <w:r w:rsidR="003F599A" w:rsidRPr="00F960C0">
        <w:rPr>
          <w:color w:val="000000"/>
        </w:rPr>
        <w:t xml:space="preserve"> for a sub-sample of 12 overpasses located in western North America. Appropriate transportation professionals were contacted to obtain overpass dimensions and crossing data when not readily available in the literature.</w:t>
      </w:r>
    </w:p>
    <w:p w14:paraId="55F851E9" w14:textId="326B28CB" w:rsidR="00637A41" w:rsidRPr="00F960C0" w:rsidRDefault="00637A41" w:rsidP="00637A41">
      <w:pPr>
        <w:spacing w:line="480" w:lineRule="auto"/>
        <w:ind w:left="720"/>
        <w:rPr>
          <w:color w:val="000000"/>
        </w:rPr>
      </w:pPr>
    </w:p>
    <w:p w14:paraId="5408C2B8" w14:textId="77777777" w:rsidR="00637A41" w:rsidRPr="00F960C0" w:rsidRDefault="00637A41" w:rsidP="00637A41">
      <w:pPr>
        <w:spacing w:line="480" w:lineRule="auto"/>
        <w:ind w:left="720"/>
        <w:rPr>
          <w:color w:val="000000"/>
        </w:rPr>
      </w:pPr>
    </w:p>
    <w:p w14:paraId="0000004B" w14:textId="75458CF0" w:rsidR="00760A7C" w:rsidRPr="00F960C0" w:rsidRDefault="00CA46AB" w:rsidP="00CA46AB">
      <w:pPr>
        <w:spacing w:line="480" w:lineRule="auto"/>
        <w:ind w:firstLine="720"/>
        <w:rPr>
          <w:b/>
          <w:color w:val="000000"/>
        </w:rPr>
      </w:pPr>
      <w:r w:rsidRPr="00F960C0">
        <w:rPr>
          <w:b/>
          <w:color w:val="000000"/>
        </w:rPr>
        <w:t xml:space="preserve">2.2 </w:t>
      </w:r>
      <w:r w:rsidR="00454794" w:rsidRPr="00F960C0">
        <w:rPr>
          <w:b/>
          <w:color w:val="000000"/>
        </w:rPr>
        <w:t>Measuring Dimensions</w:t>
      </w:r>
    </w:p>
    <w:p w14:paraId="0000004C" w14:textId="26560275" w:rsidR="00760A7C" w:rsidRPr="00F960C0" w:rsidRDefault="00454794" w:rsidP="00CA46AB">
      <w:pPr>
        <w:spacing w:line="480" w:lineRule="auto"/>
        <w:ind w:left="720"/>
        <w:rPr>
          <w:color w:val="000000"/>
        </w:rPr>
      </w:pPr>
      <w:bookmarkStart w:id="107" w:name="_heading=h.gjdgxs" w:colFirst="0" w:colLast="0"/>
      <w:bookmarkEnd w:id="107"/>
      <w:r w:rsidRPr="00F960C0">
        <w:rPr>
          <w:color w:val="000000"/>
        </w:rPr>
        <w:t>Overpasses can vary greatly in size, shape and design (</w:t>
      </w:r>
      <w:proofErr w:type="spellStart"/>
      <w:r w:rsidRPr="00F960C0">
        <w:rPr>
          <w:color w:val="000000"/>
        </w:rPr>
        <w:t>Iuell</w:t>
      </w:r>
      <w:proofErr w:type="spellEnd"/>
      <w:r w:rsidRPr="00F960C0">
        <w:rPr>
          <w:color w:val="000000"/>
        </w:rPr>
        <w:t xml:space="preserve">, B. (ed.)., 2003; </w:t>
      </w:r>
      <w:proofErr w:type="spellStart"/>
      <w:r w:rsidRPr="00F960C0">
        <w:rPr>
          <w:color w:val="000000"/>
        </w:rPr>
        <w:t>Solowczuk</w:t>
      </w:r>
      <w:proofErr w:type="spellEnd"/>
      <w:r w:rsidRPr="00F960C0">
        <w:rPr>
          <w:color w:val="000000"/>
        </w:rPr>
        <w:t>, 2020). For the purposes of accurate comparison between different structures, we developed overpass dimension</w:t>
      </w:r>
      <w:r w:rsidR="008976EA">
        <w:rPr>
          <w:color w:val="000000"/>
        </w:rPr>
        <w:t>al</w:t>
      </w:r>
      <w:r w:rsidRPr="00F960C0">
        <w:rPr>
          <w:color w:val="000000"/>
        </w:rPr>
        <w:t xml:space="preserve"> definitions for all measurements made in Google Earth Pro. If the </w:t>
      </w:r>
      <w:r w:rsidR="000F2C17">
        <w:rPr>
          <w:color w:val="000000"/>
        </w:rPr>
        <w:t xml:space="preserve">aerial image quality was sufficient and the view was unobstructed </w:t>
      </w:r>
      <w:r w:rsidRPr="00F960C0">
        <w:rPr>
          <w:color w:val="000000"/>
        </w:rPr>
        <w:t>the estimated width</w:t>
      </w:r>
      <w:r w:rsidR="00441F1F" w:rsidRPr="00F960C0">
        <w:rPr>
          <w:color w:val="000000"/>
        </w:rPr>
        <w:t>(s)</w:t>
      </w:r>
      <w:r w:rsidRPr="00F960C0">
        <w:rPr>
          <w:color w:val="000000"/>
        </w:rPr>
        <w:t xml:space="preserve"> and length(s) were measured in Google Earth Pro. Reported </w:t>
      </w:r>
      <w:r w:rsidRPr="00F960C0">
        <w:rPr>
          <w:color w:val="000000"/>
        </w:rPr>
        <w:lastRenderedPageBreak/>
        <w:t>dimensions were also recorded from available literature or government reports. Government agencies and reports often only reported a width and length and often lacked supporting information that explained how the structural dimensions were obtained. While the width of the overpass is often clearly visible from aerial imagery, the length can be difficult to distinguish especially with older overpasses where plant communities have extensively colonized on and around the structure. In Google Earth Pro, we estimated three overpass lengths measurements: the width of roadway below (including median and lanes of traffic), the length of the overpass headwall, and the length of the overpass including visible ramps. We recorded two width measurements: the inner edge to edge width between opposite headwalls or fencing, and the outer edge to edge width between opposite headwalls.</w:t>
      </w:r>
      <w:r w:rsidR="004C6232" w:rsidRPr="00F960C0">
        <w:rPr>
          <w:color w:val="000000"/>
        </w:rPr>
        <w:t xml:space="preserve"> All measurements are clearly illustrated in Figure 1.</w:t>
      </w:r>
      <w:r w:rsidRPr="00F960C0">
        <w:rPr>
          <w:color w:val="000000"/>
        </w:rPr>
        <w:t xml:space="preserve"> </w:t>
      </w:r>
      <w:r w:rsidR="00441F1F" w:rsidRPr="00F960C0">
        <w:rPr>
          <w:color w:val="000000"/>
        </w:rPr>
        <w:t>In</w:t>
      </w:r>
      <w:r w:rsidRPr="00F960C0">
        <w:rPr>
          <w:color w:val="000000"/>
        </w:rPr>
        <w:t xml:space="preserve"> accordance with recommendations made by </w:t>
      </w:r>
      <w:proofErr w:type="spellStart"/>
      <w:r w:rsidRPr="00F960C0">
        <w:rPr>
          <w:color w:val="000000"/>
        </w:rPr>
        <w:t>Iuell</w:t>
      </w:r>
      <w:proofErr w:type="spellEnd"/>
      <w:r w:rsidRPr="00F960C0">
        <w:rPr>
          <w:color w:val="000000"/>
        </w:rPr>
        <w:t xml:space="preserve"> et al.,</w:t>
      </w:r>
      <w:r w:rsidRPr="00F960C0">
        <w:rPr>
          <w:i/>
          <w:color w:val="000000"/>
        </w:rPr>
        <w:t xml:space="preserve"> </w:t>
      </w:r>
      <w:r w:rsidRPr="00F960C0">
        <w:rPr>
          <w:color w:val="000000"/>
        </w:rPr>
        <w:t xml:space="preserve">(2003), we define </w:t>
      </w:r>
      <w:r w:rsidR="00DF129C">
        <w:rPr>
          <w:color w:val="000000"/>
        </w:rPr>
        <w:t xml:space="preserve">our primary overpass width </w:t>
      </w:r>
      <w:r w:rsidRPr="00F960C0">
        <w:rPr>
          <w:color w:val="000000"/>
        </w:rPr>
        <w:t>as the inner width of wildlife overpass structures. Likewise, we define the overpass length as the headwall length because it is a consistent, representative length metric amongst the majority of overpasses, and is easily viewed in aerial imagery.</w:t>
      </w:r>
    </w:p>
    <w:p w14:paraId="0000004F" w14:textId="6A31B32C" w:rsidR="00760A7C" w:rsidRPr="00F960C0" w:rsidRDefault="00760A7C">
      <w:pPr>
        <w:spacing w:line="480" w:lineRule="auto"/>
        <w:rPr>
          <w:color w:val="000000"/>
        </w:rPr>
      </w:pPr>
    </w:p>
    <w:p w14:paraId="00000050" w14:textId="69B13203" w:rsidR="00760A7C" w:rsidRPr="00F960C0" w:rsidRDefault="00454794" w:rsidP="00CA46AB">
      <w:pPr>
        <w:spacing w:line="480" w:lineRule="auto"/>
        <w:ind w:left="720"/>
        <w:rPr>
          <w:color w:val="000000"/>
        </w:rPr>
      </w:pPr>
      <w:r w:rsidRPr="00F960C0">
        <w:rPr>
          <w:color w:val="000000"/>
        </w:rPr>
        <w:t xml:space="preserve">Harrington et al. (2017) compared Google Earth Pro path measurements to physical measurements of road features and </w:t>
      </w:r>
      <w:r w:rsidRPr="00F960C0">
        <w:t xml:space="preserve">found evidence to </w:t>
      </w:r>
      <w:commentRangeStart w:id="108"/>
      <w:commentRangeStart w:id="109"/>
      <w:commentRangeStart w:id="110"/>
      <w:r w:rsidRPr="00F960C0">
        <w:rPr>
          <w:color w:val="000000"/>
        </w:rPr>
        <w:t xml:space="preserve">support the use of Google Earth Pro as a scientific measurement tool. We also tested the accuracy of the path tool on objects of known length, 91.44 meter (100 yard) long football fields, to assess reliability. Across 20 NFL and NCAA football fields, we found an average error rate of 0.2% (see Appendix A). </w:t>
      </w:r>
      <w:commentRangeEnd w:id="108"/>
      <w:r w:rsidRPr="00F960C0">
        <w:commentReference w:id="108"/>
      </w:r>
      <w:commentRangeEnd w:id="109"/>
      <w:r w:rsidRPr="00F960C0">
        <w:commentReference w:id="109"/>
      </w:r>
      <w:commentRangeEnd w:id="110"/>
      <w:r w:rsidR="00373E78">
        <w:rPr>
          <w:rStyle w:val="CommentReference"/>
          <w:rFonts w:asciiTheme="minorHAnsi" w:eastAsiaTheme="minorHAnsi" w:hAnsiTheme="minorHAnsi" w:cstheme="minorBidi"/>
        </w:rPr>
        <w:commentReference w:id="110"/>
      </w:r>
      <w:r w:rsidRPr="00F960C0">
        <w:rPr>
          <w:color w:val="000000"/>
        </w:rPr>
        <w:t xml:space="preserve"> Because elevation change along structures is minimal it was assumed to have a negligible effect on measurement.</w:t>
      </w:r>
    </w:p>
    <w:p w14:paraId="00000051" w14:textId="2605C46B" w:rsidR="00760A7C" w:rsidRPr="00F960C0" w:rsidRDefault="00454794">
      <w:pPr>
        <w:spacing w:line="480" w:lineRule="auto"/>
        <w:rPr>
          <w:b/>
          <w:strike/>
          <w:color w:val="000000"/>
        </w:rPr>
      </w:pPr>
      <w:commentRangeStart w:id="111"/>
      <w:commentRangeStart w:id="112"/>
      <w:r w:rsidRPr="00F960C0">
        <w:rPr>
          <w:b/>
          <w:strike/>
          <w:noProof/>
          <w:color w:val="000000"/>
        </w:rPr>
        <w:lastRenderedPageBreak/>
        <w:drawing>
          <wp:inline distT="0" distB="0" distL="0" distR="0" wp14:anchorId="4682EC67" wp14:editId="27B40D80">
            <wp:extent cx="5499793" cy="403635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076" t="4286" r="4390" b="44779"/>
                    <a:stretch>
                      <a:fillRect/>
                    </a:stretch>
                  </pic:blipFill>
                  <pic:spPr>
                    <a:xfrm>
                      <a:off x="0" y="0"/>
                      <a:ext cx="5499793" cy="4036352"/>
                    </a:xfrm>
                    <a:prstGeom prst="rect">
                      <a:avLst/>
                    </a:prstGeom>
                    <a:ln/>
                  </pic:spPr>
                </pic:pic>
              </a:graphicData>
            </a:graphic>
          </wp:inline>
        </w:drawing>
      </w:r>
      <w:commentRangeEnd w:id="111"/>
      <w:commentRangeEnd w:id="112"/>
      <w:r w:rsidR="00373E78">
        <w:rPr>
          <w:rStyle w:val="CommentReference"/>
          <w:rFonts w:asciiTheme="minorHAnsi" w:eastAsiaTheme="minorHAnsi" w:hAnsiTheme="minorHAnsi" w:cstheme="minorBidi"/>
        </w:rPr>
        <w:commentReference w:id="112"/>
      </w:r>
      <w:r w:rsidRPr="00F960C0">
        <w:commentReference w:id="111"/>
      </w:r>
    </w:p>
    <w:p w14:paraId="00000052" w14:textId="77777777" w:rsidR="00760A7C" w:rsidRPr="00F960C0" w:rsidRDefault="00760A7C">
      <w:pPr>
        <w:spacing w:line="480" w:lineRule="auto"/>
        <w:rPr>
          <w:b/>
          <w:color w:val="000000"/>
        </w:rPr>
      </w:pPr>
    </w:p>
    <w:p w14:paraId="00000053" w14:textId="77777777" w:rsidR="00760A7C" w:rsidRPr="00F960C0" w:rsidRDefault="00760A7C">
      <w:pPr>
        <w:spacing w:line="480" w:lineRule="auto"/>
        <w:rPr>
          <w:b/>
          <w:color w:val="000000"/>
        </w:rPr>
      </w:pPr>
    </w:p>
    <w:p w14:paraId="00000054" w14:textId="572338DF" w:rsidR="00760A7C" w:rsidRPr="00F960C0" w:rsidDel="00373E78" w:rsidRDefault="00454794">
      <w:pPr>
        <w:spacing w:line="480" w:lineRule="auto"/>
        <w:rPr>
          <w:del w:id="113" w:author="Clayton Lamb" w:date="2022-06-23T14:01:00Z"/>
          <w:b/>
          <w:color w:val="000000"/>
        </w:rPr>
      </w:pPr>
      <w:commentRangeStart w:id="114"/>
      <w:del w:id="115" w:author="Clayton Lamb" w:date="2022-06-23T14:01:00Z">
        <w:r w:rsidRPr="00F960C0" w:rsidDel="00373E78">
          <w:rPr>
            <w:b/>
            <w:noProof/>
            <w:color w:val="000000"/>
          </w:rPr>
          <w:drawing>
            <wp:inline distT="0" distB="0" distL="0" distR="0" wp14:anchorId="4176B86C" wp14:editId="028DE7AC">
              <wp:extent cx="5943600" cy="40301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5367" b="43777"/>
                      <a:stretch>
                        <a:fillRect/>
                      </a:stretch>
                    </pic:blipFill>
                    <pic:spPr>
                      <a:xfrm>
                        <a:off x="0" y="0"/>
                        <a:ext cx="5943600" cy="4030171"/>
                      </a:xfrm>
                      <a:prstGeom prst="rect">
                        <a:avLst/>
                      </a:prstGeom>
                      <a:ln/>
                    </pic:spPr>
                  </pic:pic>
                </a:graphicData>
              </a:graphic>
            </wp:inline>
          </w:drawing>
        </w:r>
        <w:commentRangeEnd w:id="114"/>
        <w:r w:rsidRPr="00F960C0" w:rsidDel="00373E78">
          <w:commentReference w:id="114"/>
        </w:r>
      </w:del>
    </w:p>
    <w:p w14:paraId="00000055" w14:textId="77777777" w:rsidR="00760A7C" w:rsidRPr="00F960C0" w:rsidRDefault="00760A7C">
      <w:pPr>
        <w:spacing w:line="480" w:lineRule="auto"/>
        <w:rPr>
          <w:b/>
          <w:color w:val="000000"/>
        </w:rPr>
      </w:pPr>
    </w:p>
    <w:p w14:paraId="00000057" w14:textId="77777777" w:rsidR="00760A7C" w:rsidRPr="00F960C0" w:rsidRDefault="00760A7C">
      <w:pPr>
        <w:spacing w:line="480" w:lineRule="auto"/>
        <w:rPr>
          <w:b/>
          <w:color w:val="000000"/>
        </w:rPr>
      </w:pPr>
    </w:p>
    <w:p w14:paraId="00000058" w14:textId="4C79EB45" w:rsidR="00760A7C" w:rsidRPr="00F960C0" w:rsidRDefault="00454794" w:rsidP="00637A41">
      <w:pPr>
        <w:spacing w:line="480" w:lineRule="auto"/>
        <w:ind w:left="720"/>
        <w:rPr>
          <w:color w:val="000000"/>
        </w:rPr>
      </w:pPr>
      <w:r w:rsidRPr="00F960C0">
        <w:rPr>
          <w:b/>
          <w:color w:val="000000"/>
        </w:rPr>
        <w:t xml:space="preserve">Figure 1: </w:t>
      </w:r>
      <w:r w:rsidRPr="00F960C0">
        <w:rPr>
          <w:color w:val="000000"/>
        </w:rPr>
        <w:t xml:space="preserve">Graphical representation of the measurement procedure for all overpass dimensions obtained in Google Earth Pro </w:t>
      </w:r>
      <w:r w:rsidR="00EC1A79">
        <w:rPr>
          <w:color w:val="000000"/>
        </w:rPr>
        <w:t>7.3.4.8573 (64-bit).</w:t>
      </w:r>
    </w:p>
    <w:p w14:paraId="00000059" w14:textId="77777777" w:rsidR="00760A7C" w:rsidRPr="00F960C0" w:rsidRDefault="00760A7C">
      <w:pPr>
        <w:spacing w:line="480" w:lineRule="auto"/>
        <w:rPr>
          <w:b/>
          <w:i/>
          <w:color w:val="000000"/>
        </w:rPr>
      </w:pPr>
    </w:p>
    <w:p w14:paraId="0000005A" w14:textId="77777777" w:rsidR="00760A7C" w:rsidRPr="00F960C0" w:rsidRDefault="00760A7C">
      <w:pPr>
        <w:spacing w:line="480" w:lineRule="auto"/>
        <w:rPr>
          <w:b/>
          <w:i/>
          <w:color w:val="000000"/>
        </w:rPr>
      </w:pPr>
    </w:p>
    <w:p w14:paraId="0000005B" w14:textId="77777777" w:rsidR="00760A7C" w:rsidRPr="00F960C0" w:rsidRDefault="00760A7C">
      <w:pPr>
        <w:spacing w:line="480" w:lineRule="auto"/>
        <w:rPr>
          <w:b/>
          <w:i/>
          <w:color w:val="000000"/>
        </w:rPr>
      </w:pPr>
    </w:p>
    <w:p w14:paraId="0000005C" w14:textId="09E1DAA3" w:rsidR="00760A7C" w:rsidRDefault="00760A7C">
      <w:pPr>
        <w:spacing w:line="480" w:lineRule="auto"/>
        <w:rPr>
          <w:b/>
          <w:i/>
          <w:color w:val="000000"/>
        </w:rPr>
      </w:pPr>
    </w:p>
    <w:p w14:paraId="388D6439" w14:textId="77777777" w:rsidR="007237DD" w:rsidRPr="00F960C0" w:rsidRDefault="007237DD">
      <w:pPr>
        <w:spacing w:line="480" w:lineRule="auto"/>
        <w:rPr>
          <w:b/>
          <w:i/>
          <w:color w:val="000000"/>
        </w:rPr>
      </w:pPr>
    </w:p>
    <w:p w14:paraId="0000005D" w14:textId="77777777" w:rsidR="00760A7C" w:rsidRPr="00F960C0" w:rsidRDefault="00760A7C">
      <w:pPr>
        <w:spacing w:line="480" w:lineRule="auto"/>
        <w:rPr>
          <w:b/>
          <w:i/>
          <w:color w:val="000000"/>
        </w:rPr>
      </w:pPr>
    </w:p>
    <w:p w14:paraId="0000005E" w14:textId="77777777" w:rsidR="00760A7C" w:rsidRPr="00F960C0" w:rsidRDefault="00760A7C">
      <w:pPr>
        <w:spacing w:line="480" w:lineRule="auto"/>
        <w:rPr>
          <w:b/>
          <w:i/>
          <w:color w:val="000000"/>
        </w:rPr>
      </w:pPr>
    </w:p>
    <w:p w14:paraId="0000005F" w14:textId="2E64E3B5" w:rsidR="00760A7C" w:rsidRPr="00F960C0" w:rsidRDefault="00CA46AB" w:rsidP="00CA46AB">
      <w:pPr>
        <w:spacing w:line="480" w:lineRule="auto"/>
        <w:ind w:firstLine="720"/>
        <w:rPr>
          <w:b/>
          <w:color w:val="000000"/>
        </w:rPr>
      </w:pPr>
      <w:r w:rsidRPr="00F960C0">
        <w:rPr>
          <w:b/>
          <w:color w:val="000000"/>
        </w:rPr>
        <w:t xml:space="preserve">2.3 </w:t>
      </w:r>
      <w:r w:rsidR="00454794" w:rsidRPr="00F960C0">
        <w:rPr>
          <w:b/>
          <w:color w:val="000000"/>
        </w:rPr>
        <w:t>Overpass Crossing Rates</w:t>
      </w:r>
    </w:p>
    <w:p w14:paraId="775F0220" w14:textId="12E183A8" w:rsidR="00637A41" w:rsidRPr="00F960C0" w:rsidRDefault="00637A41">
      <w:pPr>
        <w:spacing w:line="480" w:lineRule="auto"/>
        <w:rPr>
          <w:b/>
          <w:i/>
          <w:color w:val="000000"/>
        </w:rPr>
      </w:pPr>
      <w:r w:rsidRPr="00F960C0">
        <w:rPr>
          <w:b/>
          <w:i/>
          <w:color w:val="000000"/>
        </w:rPr>
        <w:tab/>
      </w:r>
    </w:p>
    <w:p w14:paraId="00000061" w14:textId="2035FF02" w:rsidR="00760A7C" w:rsidRPr="00F960C0" w:rsidRDefault="00454794">
      <w:pPr>
        <w:spacing w:line="480" w:lineRule="auto"/>
        <w:rPr>
          <w:b/>
          <w:i/>
          <w:color w:val="000000"/>
        </w:rPr>
      </w:pPr>
      <w:commentRangeStart w:id="116"/>
      <w:r w:rsidRPr="00F960C0">
        <w:rPr>
          <w:b/>
          <w:i/>
          <w:noProof/>
          <w:color w:val="000000"/>
        </w:rPr>
        <w:drawing>
          <wp:inline distT="0" distB="0" distL="0" distR="0" wp14:anchorId="18FD5C32" wp14:editId="4AC6B22C">
            <wp:extent cx="2940912" cy="251892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940912" cy="2518928"/>
                    </a:xfrm>
                    <a:prstGeom prst="rect">
                      <a:avLst/>
                    </a:prstGeom>
                    <a:ln/>
                  </pic:spPr>
                </pic:pic>
              </a:graphicData>
            </a:graphic>
          </wp:inline>
        </w:drawing>
      </w:r>
      <w:commentRangeEnd w:id="116"/>
      <w:r w:rsidRPr="00F960C0">
        <w:commentReference w:id="116"/>
      </w:r>
    </w:p>
    <w:p w14:paraId="00000062" w14:textId="5E20A626" w:rsidR="00760A7C" w:rsidRPr="00F960C0" w:rsidRDefault="00454794" w:rsidP="00CA46AB">
      <w:pPr>
        <w:spacing w:line="480" w:lineRule="auto"/>
        <w:ind w:left="720"/>
        <w:rPr>
          <w:b/>
          <w:i/>
          <w:color w:val="000000"/>
        </w:rPr>
      </w:pPr>
      <w:r w:rsidRPr="00F960C0">
        <w:rPr>
          <w:b/>
          <w:color w:val="000000"/>
        </w:rPr>
        <w:t xml:space="preserve">Figure 2. </w:t>
      </w:r>
      <w:r w:rsidRPr="00F960C0">
        <w:rPr>
          <w:color w:val="000000"/>
        </w:rPr>
        <w:t>Location of the twelve wildlife overpasses includ</w:t>
      </w:r>
      <w:r w:rsidR="00985D6B">
        <w:rPr>
          <w:color w:val="000000"/>
        </w:rPr>
        <w:t>ed</w:t>
      </w:r>
      <w:r w:rsidRPr="00F960C0">
        <w:rPr>
          <w:color w:val="000000"/>
        </w:rPr>
        <w:t xml:space="preserve"> in overpass </w:t>
      </w:r>
      <w:r w:rsidR="005236A6">
        <w:rPr>
          <w:color w:val="000000"/>
        </w:rPr>
        <w:t>effectiveness</w:t>
      </w:r>
      <w:r w:rsidRPr="00F960C0">
        <w:rPr>
          <w:color w:val="000000"/>
        </w:rPr>
        <w:t xml:space="preserve"> analysis. </w:t>
      </w:r>
    </w:p>
    <w:p w14:paraId="00000063" w14:textId="77777777" w:rsidR="00760A7C" w:rsidRPr="00F960C0" w:rsidRDefault="00454794">
      <w:pPr>
        <w:spacing w:line="480" w:lineRule="auto"/>
        <w:rPr>
          <w:color w:val="000000"/>
        </w:rPr>
      </w:pPr>
      <w:r w:rsidRPr="00F960C0">
        <w:rPr>
          <w:color w:val="000000"/>
        </w:rPr>
        <w:t xml:space="preserve"> </w:t>
      </w:r>
    </w:p>
    <w:p w14:paraId="00000064" w14:textId="1F124B91" w:rsidR="00760A7C" w:rsidRPr="00F960C0" w:rsidRDefault="00454794" w:rsidP="00CA46AB">
      <w:pPr>
        <w:spacing w:line="480" w:lineRule="auto"/>
        <w:ind w:left="720"/>
        <w:rPr>
          <w:color w:val="000000"/>
        </w:rPr>
      </w:pPr>
      <w:r w:rsidRPr="00F960C0">
        <w:rPr>
          <w:color w:val="000000"/>
        </w:rPr>
        <w:t xml:space="preserve">We assessed the </w:t>
      </w:r>
      <w:r w:rsidR="00D666EC">
        <w:rPr>
          <w:color w:val="000000"/>
        </w:rPr>
        <w:t xml:space="preserve">wildlife crossings </w:t>
      </w:r>
      <w:r w:rsidR="005236A6">
        <w:rPr>
          <w:color w:val="000000"/>
        </w:rPr>
        <w:t>effectiveness</w:t>
      </w:r>
      <w:r w:rsidRPr="00F960C0">
        <w:rPr>
          <w:color w:val="000000"/>
        </w:rPr>
        <w:t xml:space="preserve"> of twelve overpasses approximately located within a 500</w:t>
      </w:r>
      <w:ins w:id="117" w:author="Clayton Lamb" w:date="2022-06-23T18:49:00Z">
        <w:r w:rsidR="009B1EE5">
          <w:rPr>
            <w:color w:val="000000"/>
          </w:rPr>
          <w:t xml:space="preserve"> </w:t>
        </w:r>
      </w:ins>
      <w:r w:rsidRPr="00F960C0">
        <w:rPr>
          <w:color w:val="000000"/>
        </w:rPr>
        <w:t xml:space="preserve">km radius circle in northwestern North America, inclusive of British Columbia (Canada) Alberta (Canada), Montana (U.S.A.), and Washington (U.S.A). All twelve overpasses were built for use by large mammals </w:t>
      </w:r>
      <w:commentRangeStart w:id="118"/>
      <w:r w:rsidRPr="00F960C0">
        <w:rPr>
          <w:color w:val="000000"/>
        </w:rPr>
        <w:t>in</w:t>
      </w:r>
      <w:commentRangeEnd w:id="118"/>
      <w:r w:rsidR="0015145E">
        <w:rPr>
          <w:rStyle w:val="CommentReference"/>
          <w:rFonts w:asciiTheme="minorHAnsi" w:eastAsiaTheme="minorHAnsi" w:hAnsiTheme="minorHAnsi" w:cstheme="minorBidi"/>
        </w:rPr>
        <w:commentReference w:id="118"/>
      </w:r>
      <w:r w:rsidRPr="00F960C0">
        <w:rPr>
          <w:color w:val="000000"/>
        </w:rPr>
        <w:t xml:space="preserve"> montane ecoregions. Using multiple camera traps (minimum two) each monitoring project recorded the number of successful passages across the overpass for a variety of ungulate and carnivore species (minimum of 164 monitoring days and maximum of 3180 monitoring days). We gathered data for ten large mammal species commonly found in the montane ecoregion of western North America: elk, moose, deer sp. (mule and white tailed), big-horned sheep, black </w:t>
      </w:r>
      <w:r w:rsidRPr="00F960C0">
        <w:rPr>
          <w:color w:val="000000"/>
        </w:rPr>
        <w:lastRenderedPageBreak/>
        <w:t>bear, grizzly bear, cougar, coyote, and wolf. Similar to Ford et al.</w:t>
      </w:r>
      <w:r w:rsidRPr="00F960C0">
        <w:rPr>
          <w:i/>
          <w:color w:val="000000"/>
        </w:rPr>
        <w:t xml:space="preserve"> </w:t>
      </w:r>
      <w:r w:rsidRPr="00F960C0">
        <w:rPr>
          <w:color w:val="000000"/>
        </w:rPr>
        <w:t>(2017), we evaluated the species-specific number of successful crossings per monitoring day to develop a metric that could be compared between structures. Subsequently, a taxa</w:t>
      </w:r>
      <w:r w:rsidR="00DD385F" w:rsidRPr="00F960C0">
        <w:rPr>
          <w:color w:val="000000"/>
        </w:rPr>
        <w:t>-</w:t>
      </w:r>
      <w:r w:rsidRPr="00F960C0">
        <w:rPr>
          <w:color w:val="000000"/>
        </w:rPr>
        <w:t xml:space="preserve">specific, and total crossings regression was performed for all twelve structures in relation to their inner width and inner </w:t>
      </w:r>
      <w:proofErr w:type="spellStart"/>
      <w:proofErr w:type="gramStart"/>
      <w:r w:rsidRPr="00F960C0">
        <w:rPr>
          <w:color w:val="000000"/>
        </w:rPr>
        <w:t>width:headwall</w:t>
      </w:r>
      <w:proofErr w:type="spellEnd"/>
      <w:proofErr w:type="gramEnd"/>
      <w:r w:rsidRPr="00F960C0">
        <w:rPr>
          <w:color w:val="000000"/>
        </w:rPr>
        <w:t xml:space="preserve"> length ratio as estimated from Google Earth Pro.</w:t>
      </w:r>
      <w:ins w:id="119" w:author="Clayton Lamb" w:date="2022-06-23T14:12:00Z">
        <w:r w:rsidR="001C180F">
          <w:rPr>
            <w:color w:val="000000"/>
          </w:rPr>
          <w:t xml:space="preserve"> We did not have information on relative abundance of</w:t>
        </w:r>
      </w:ins>
      <w:ins w:id="120" w:author="Clayton Lamb" w:date="2022-06-23T14:13:00Z">
        <w:r w:rsidR="001C180F">
          <w:rPr>
            <w:color w:val="000000"/>
          </w:rPr>
          <w:t xml:space="preserve"> each species around each structure which we acknowledge limits the inferential power of this approach.</w:t>
        </w:r>
      </w:ins>
    </w:p>
    <w:p w14:paraId="00000065" w14:textId="77777777" w:rsidR="00760A7C" w:rsidRPr="00F960C0" w:rsidRDefault="00760A7C">
      <w:pPr>
        <w:spacing w:line="480" w:lineRule="auto"/>
        <w:rPr>
          <w:color w:val="000000"/>
        </w:rPr>
      </w:pPr>
    </w:p>
    <w:p w14:paraId="00000066" w14:textId="7522BF52" w:rsidR="00760A7C" w:rsidRPr="00F960C0" w:rsidRDefault="001C180F" w:rsidP="00F960C0">
      <w:pPr>
        <w:spacing w:line="480" w:lineRule="auto"/>
        <w:rPr>
          <w:b/>
          <w:color w:val="000000"/>
        </w:rPr>
      </w:pPr>
      <w:ins w:id="121" w:author="Clayton Lamb" w:date="2022-06-23T14:12:00Z">
        <w:r w:rsidRPr="00F960C0">
          <w:rPr>
            <w:b/>
            <w:color w:val="000000"/>
          </w:rPr>
          <w:t xml:space="preserve">3.0 </w:t>
        </w:r>
      </w:ins>
      <w:r w:rsidR="00454794" w:rsidRPr="00F960C0">
        <w:rPr>
          <w:b/>
          <w:color w:val="000000"/>
        </w:rPr>
        <w:t>Results</w:t>
      </w:r>
      <w:r w:rsidR="00F960C0" w:rsidRPr="00F960C0">
        <w:rPr>
          <w:b/>
          <w:color w:val="000000"/>
        </w:rPr>
        <w:t xml:space="preserve"> </w:t>
      </w:r>
      <w:del w:id="122" w:author="Clayton Lamb" w:date="2022-06-23T14:12:00Z">
        <w:r w:rsidR="00F960C0" w:rsidRPr="00F960C0" w:rsidDel="001C180F">
          <w:rPr>
            <w:b/>
            <w:color w:val="000000"/>
          </w:rPr>
          <w:delText xml:space="preserve">3.0 </w:delText>
        </w:r>
      </w:del>
    </w:p>
    <w:p w14:paraId="00000068" w14:textId="1AC34DF5" w:rsidR="00760A7C" w:rsidRPr="00F960C0" w:rsidRDefault="00454794" w:rsidP="00F960C0">
      <w:pPr>
        <w:spacing w:line="480" w:lineRule="auto"/>
        <w:ind w:left="720"/>
        <w:rPr>
          <w:color w:val="000000"/>
        </w:rPr>
      </w:pPr>
      <w:r w:rsidRPr="00F960C0">
        <w:rPr>
          <w:color w:val="000000"/>
        </w:rPr>
        <w:t xml:space="preserve">We identified 120 individual wildlife overpasses across the world (Figure </w:t>
      </w:r>
      <w:r w:rsidR="00985D6B">
        <w:rPr>
          <w:color w:val="000000"/>
        </w:rPr>
        <w:t>3</w:t>
      </w:r>
      <w:r w:rsidRPr="00F960C0">
        <w:rPr>
          <w:color w:val="000000"/>
        </w:rPr>
        <w:t>). The majority of the 120 wildlife overpasses were concentrated in northern latitudes (n=73) (Latitude &gt;40</w:t>
      </w:r>
      <w:r w:rsidRPr="00F960C0">
        <w:rPr>
          <w:rFonts w:eastAsia="Arial"/>
          <w:color w:val="000000"/>
          <w:sz w:val="29"/>
          <w:szCs w:val="29"/>
          <w:highlight w:val="white"/>
        </w:rPr>
        <w:t>°</w:t>
      </w:r>
      <w:r w:rsidRPr="00F960C0">
        <w:rPr>
          <w:color w:val="000000"/>
        </w:rPr>
        <w:t xml:space="preserve">) and </w:t>
      </w:r>
      <w:commentRangeStart w:id="123"/>
      <w:r w:rsidRPr="00F960C0">
        <w:rPr>
          <w:color w:val="000000"/>
        </w:rPr>
        <w:t>OECD</w:t>
      </w:r>
      <w:commentRangeEnd w:id="123"/>
      <w:r w:rsidR="00CE3440">
        <w:rPr>
          <w:rStyle w:val="CommentReference"/>
          <w:rFonts w:asciiTheme="minorHAnsi" w:eastAsiaTheme="minorHAnsi" w:hAnsiTheme="minorHAnsi" w:cstheme="minorBidi"/>
        </w:rPr>
        <w:commentReference w:id="123"/>
      </w:r>
      <w:r w:rsidRPr="00F960C0">
        <w:rPr>
          <w:color w:val="000000"/>
        </w:rPr>
        <w:t xml:space="preserve"> nations such as Canada (n=12) United States (n=16), Germany (n = 11), Holland (n=24) and South Korea (n=35).</w:t>
      </w:r>
    </w:p>
    <w:p w14:paraId="00000069" w14:textId="77777777" w:rsidR="00760A7C" w:rsidRPr="00F960C0" w:rsidRDefault="00760A7C">
      <w:pPr>
        <w:spacing w:line="480" w:lineRule="auto"/>
        <w:rPr>
          <w:color w:val="000000"/>
        </w:rPr>
      </w:pPr>
    </w:p>
    <w:p w14:paraId="0000006A" w14:textId="77777777" w:rsidR="00760A7C" w:rsidRPr="00F960C0" w:rsidRDefault="00760A7C">
      <w:pPr>
        <w:spacing w:line="480" w:lineRule="auto"/>
        <w:rPr>
          <w:color w:val="000000"/>
        </w:rPr>
      </w:pPr>
    </w:p>
    <w:p w14:paraId="0000006B" w14:textId="77777777" w:rsidR="00760A7C" w:rsidRPr="00F960C0" w:rsidRDefault="00760A7C">
      <w:pPr>
        <w:spacing w:line="480" w:lineRule="auto"/>
        <w:rPr>
          <w:color w:val="000000"/>
        </w:rPr>
      </w:pPr>
    </w:p>
    <w:p w14:paraId="0000006C" w14:textId="77777777" w:rsidR="00760A7C" w:rsidRPr="00F960C0" w:rsidRDefault="00760A7C">
      <w:pPr>
        <w:spacing w:line="480" w:lineRule="auto"/>
        <w:rPr>
          <w:color w:val="000000"/>
        </w:rPr>
      </w:pPr>
    </w:p>
    <w:p w14:paraId="0000006D" w14:textId="77777777" w:rsidR="00760A7C" w:rsidRPr="00F960C0" w:rsidRDefault="00760A7C">
      <w:pPr>
        <w:spacing w:line="480" w:lineRule="auto"/>
        <w:rPr>
          <w:color w:val="000000"/>
        </w:rPr>
      </w:pPr>
    </w:p>
    <w:p w14:paraId="0000006E" w14:textId="77777777" w:rsidR="00760A7C" w:rsidRPr="00F960C0" w:rsidRDefault="00760A7C">
      <w:pPr>
        <w:spacing w:line="480" w:lineRule="auto"/>
        <w:rPr>
          <w:color w:val="000000"/>
        </w:rPr>
      </w:pPr>
    </w:p>
    <w:p w14:paraId="0000006F" w14:textId="60107A3C" w:rsidR="00760A7C" w:rsidRPr="00F960C0" w:rsidRDefault="00454794" w:rsidP="00A44F96">
      <w:pPr>
        <w:spacing w:line="480" w:lineRule="auto"/>
        <w:ind w:left="720"/>
        <w:rPr>
          <w:color w:val="000000"/>
        </w:rPr>
      </w:pPr>
      <w:r w:rsidRPr="00F960C0">
        <w:rPr>
          <w:b/>
          <w:noProof/>
          <w:color w:val="000000"/>
        </w:rPr>
        <w:lastRenderedPageBreak/>
        <w:drawing>
          <wp:inline distT="0" distB="0" distL="0" distR="0" wp14:anchorId="43AE21D1" wp14:editId="33197CAB">
            <wp:extent cx="4867815" cy="4867815"/>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4867815" cy="4867815"/>
                    </a:xfrm>
                    <a:prstGeom prst="rect">
                      <a:avLst/>
                    </a:prstGeom>
                    <a:ln/>
                  </pic:spPr>
                </pic:pic>
              </a:graphicData>
            </a:graphic>
          </wp:inline>
        </w:drawing>
      </w:r>
    </w:p>
    <w:p w14:paraId="00000070" w14:textId="0EB4AA44" w:rsidR="00760A7C" w:rsidRPr="00F960C0" w:rsidRDefault="00454794" w:rsidP="00A44F96">
      <w:pPr>
        <w:spacing w:line="480" w:lineRule="auto"/>
        <w:ind w:left="720"/>
        <w:rPr>
          <w:color w:val="000000"/>
        </w:rPr>
      </w:pPr>
      <w:r w:rsidRPr="00F960C0">
        <w:rPr>
          <w:b/>
          <w:color w:val="000000"/>
        </w:rPr>
        <w:t xml:space="preserve">Figure </w:t>
      </w:r>
      <w:r w:rsidR="00985D6B">
        <w:rPr>
          <w:b/>
          <w:color w:val="000000"/>
        </w:rPr>
        <w:t>3</w:t>
      </w:r>
      <w:r w:rsidRPr="00F960C0">
        <w:rPr>
          <w:color w:val="000000"/>
        </w:rPr>
        <w:t xml:space="preserve"> A) Map of the 120 </w:t>
      </w:r>
      <w:r w:rsidR="00DD385F" w:rsidRPr="00F960C0">
        <w:rPr>
          <w:color w:val="000000"/>
        </w:rPr>
        <w:t xml:space="preserve">wildlife overpasses </w:t>
      </w:r>
      <w:r w:rsidRPr="00F960C0">
        <w:rPr>
          <w:color w:val="000000"/>
        </w:rPr>
        <w:t>found in the literature review. Clusters of overpasses were found in B) western North America, and C) Europe and eastern Asia.</w:t>
      </w:r>
    </w:p>
    <w:p w14:paraId="00000071" w14:textId="77777777" w:rsidR="00760A7C" w:rsidRPr="00F960C0" w:rsidRDefault="00760A7C">
      <w:pPr>
        <w:spacing w:line="480" w:lineRule="auto"/>
        <w:rPr>
          <w:color w:val="000000"/>
        </w:rPr>
      </w:pPr>
    </w:p>
    <w:p w14:paraId="00000072" w14:textId="77777777" w:rsidR="00760A7C" w:rsidRPr="00F960C0" w:rsidRDefault="00760A7C">
      <w:pPr>
        <w:spacing w:line="480" w:lineRule="auto"/>
        <w:rPr>
          <w:color w:val="000000"/>
        </w:rPr>
      </w:pPr>
    </w:p>
    <w:p w14:paraId="00000073" w14:textId="77777777" w:rsidR="00760A7C" w:rsidRPr="00F960C0" w:rsidRDefault="00760A7C">
      <w:pPr>
        <w:spacing w:line="480" w:lineRule="auto"/>
        <w:rPr>
          <w:color w:val="000000"/>
        </w:rPr>
      </w:pPr>
    </w:p>
    <w:p w14:paraId="00000074" w14:textId="77777777" w:rsidR="00760A7C" w:rsidRPr="00F960C0" w:rsidRDefault="00760A7C">
      <w:pPr>
        <w:spacing w:line="480" w:lineRule="auto"/>
        <w:rPr>
          <w:color w:val="000000"/>
        </w:rPr>
      </w:pPr>
    </w:p>
    <w:p w14:paraId="00000075" w14:textId="77777777" w:rsidR="00760A7C" w:rsidRPr="00F960C0" w:rsidRDefault="00760A7C">
      <w:pPr>
        <w:spacing w:line="480" w:lineRule="auto"/>
        <w:rPr>
          <w:color w:val="000000"/>
        </w:rPr>
      </w:pPr>
    </w:p>
    <w:p w14:paraId="00000076" w14:textId="77777777" w:rsidR="00760A7C" w:rsidRPr="00F960C0" w:rsidRDefault="00760A7C">
      <w:pPr>
        <w:spacing w:line="480" w:lineRule="auto"/>
        <w:rPr>
          <w:color w:val="000000"/>
        </w:rPr>
      </w:pPr>
    </w:p>
    <w:p w14:paraId="00000077" w14:textId="77777777" w:rsidR="00760A7C" w:rsidRPr="00F960C0" w:rsidRDefault="00760A7C">
      <w:pPr>
        <w:spacing w:line="480" w:lineRule="auto"/>
        <w:rPr>
          <w:color w:val="000000"/>
        </w:rPr>
      </w:pPr>
    </w:p>
    <w:p w14:paraId="00000078" w14:textId="0046AE28" w:rsidR="00760A7C" w:rsidRPr="00F960C0" w:rsidRDefault="00454794" w:rsidP="00A030CA">
      <w:pPr>
        <w:spacing w:line="480" w:lineRule="auto"/>
        <w:ind w:left="720"/>
        <w:rPr>
          <w:b/>
          <w:color w:val="000000"/>
          <w:sz w:val="22"/>
          <w:szCs w:val="22"/>
        </w:rPr>
      </w:pPr>
      <w:r w:rsidRPr="00F960C0">
        <w:rPr>
          <w:b/>
          <w:color w:val="000000"/>
          <w:sz w:val="22"/>
          <w:szCs w:val="22"/>
        </w:rPr>
        <w:lastRenderedPageBreak/>
        <w:t xml:space="preserve">Table 1: </w:t>
      </w:r>
      <w:r w:rsidRPr="00F960C0">
        <w:rPr>
          <w:color w:val="000000"/>
          <w:sz w:val="22"/>
          <w:szCs w:val="22"/>
        </w:rPr>
        <w:t xml:space="preserve">Mean overpass parameters measured in </w:t>
      </w:r>
      <w:r w:rsidRPr="00F960C0">
        <w:rPr>
          <w:color w:val="000000"/>
        </w:rPr>
        <w:t xml:space="preserve">Google Earth Pro </w:t>
      </w:r>
      <w:r w:rsidR="00EC1A79">
        <w:rPr>
          <w:color w:val="000000"/>
        </w:rPr>
        <w:t xml:space="preserve">7.3.4.8573 (64-bit). </w:t>
      </w:r>
      <w:r w:rsidRPr="00F960C0">
        <w:rPr>
          <w:color w:val="000000"/>
        </w:rPr>
        <w:t xml:space="preserve">, associated expert dimensional recommendations, and compliance rate of </w:t>
      </w:r>
      <w:r w:rsidR="003545E3">
        <w:rPr>
          <w:color w:val="000000"/>
        </w:rPr>
        <w:t xml:space="preserve">a) </w:t>
      </w:r>
      <w:r w:rsidRPr="00F960C0">
        <w:rPr>
          <w:color w:val="000000"/>
        </w:rPr>
        <w:t xml:space="preserve">Global, </w:t>
      </w:r>
      <w:r w:rsidR="003545E3">
        <w:rPr>
          <w:color w:val="000000"/>
        </w:rPr>
        <w:t xml:space="preserve">b) </w:t>
      </w:r>
      <w:r w:rsidRPr="00F960C0">
        <w:rPr>
          <w:color w:val="000000"/>
        </w:rPr>
        <w:t xml:space="preserve">North American and </w:t>
      </w:r>
      <w:r w:rsidR="003545E3">
        <w:rPr>
          <w:color w:val="000000"/>
        </w:rPr>
        <w:t xml:space="preserve">c) </w:t>
      </w:r>
      <w:r w:rsidRPr="00F960C0">
        <w:rPr>
          <w:color w:val="000000"/>
        </w:rPr>
        <w:t>European structures.</w:t>
      </w:r>
    </w:p>
    <w:p w14:paraId="00000079" w14:textId="77777777" w:rsidR="00760A7C" w:rsidRPr="00F960C0" w:rsidRDefault="00454794" w:rsidP="00A44F96">
      <w:pPr>
        <w:spacing w:line="480" w:lineRule="auto"/>
        <w:ind w:left="720"/>
        <w:rPr>
          <w:b/>
          <w:color w:val="000000"/>
          <w:sz w:val="22"/>
          <w:szCs w:val="22"/>
        </w:rPr>
      </w:pPr>
      <w:r w:rsidRPr="00F960C0">
        <w:rPr>
          <w:b/>
          <w:color w:val="000000"/>
          <w:sz w:val="22"/>
          <w:szCs w:val="22"/>
        </w:rPr>
        <w:t>a: Global</w:t>
      </w:r>
    </w:p>
    <w:tbl>
      <w:tblPr>
        <w:tblStyle w:val="a3"/>
        <w:tblW w:w="935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2003"/>
        <w:gridCol w:w="2127"/>
        <w:gridCol w:w="1823"/>
      </w:tblGrid>
      <w:tr w:rsidR="00760A7C" w:rsidRPr="00F960C0" w14:paraId="2077FA5C" w14:textId="77777777" w:rsidTr="00A44F96">
        <w:trPr>
          <w:trHeight w:val="531"/>
        </w:trPr>
        <w:tc>
          <w:tcPr>
            <w:tcW w:w="3397" w:type="dxa"/>
          </w:tcPr>
          <w:p w14:paraId="0000007A" w14:textId="77777777" w:rsidR="00760A7C" w:rsidRPr="00F960C0" w:rsidRDefault="00760A7C">
            <w:pPr>
              <w:spacing w:line="480" w:lineRule="auto"/>
              <w:rPr>
                <w:b/>
                <w:color w:val="000000"/>
                <w:sz w:val="22"/>
                <w:szCs w:val="22"/>
              </w:rPr>
            </w:pPr>
          </w:p>
        </w:tc>
        <w:tc>
          <w:tcPr>
            <w:tcW w:w="2003" w:type="dxa"/>
          </w:tcPr>
          <w:p w14:paraId="0000007B" w14:textId="77777777" w:rsidR="00760A7C" w:rsidRPr="00F960C0" w:rsidRDefault="00454794">
            <w:pPr>
              <w:spacing w:line="480" w:lineRule="auto"/>
              <w:rPr>
                <w:b/>
                <w:color w:val="000000"/>
                <w:sz w:val="22"/>
                <w:szCs w:val="22"/>
              </w:rPr>
            </w:pPr>
            <w:r w:rsidRPr="00F960C0">
              <w:rPr>
                <w:b/>
                <w:color w:val="000000"/>
                <w:sz w:val="22"/>
                <w:szCs w:val="22"/>
              </w:rPr>
              <w:t>Wildlife Overpass Parameters</w:t>
            </w:r>
          </w:p>
        </w:tc>
        <w:tc>
          <w:tcPr>
            <w:tcW w:w="2127" w:type="dxa"/>
          </w:tcPr>
          <w:p w14:paraId="0000007C" w14:textId="77777777" w:rsidR="00760A7C" w:rsidRPr="00F960C0" w:rsidRDefault="00454794">
            <w:pPr>
              <w:spacing w:line="480" w:lineRule="auto"/>
              <w:rPr>
                <w:b/>
                <w:color w:val="000000"/>
                <w:sz w:val="22"/>
                <w:szCs w:val="22"/>
              </w:rPr>
            </w:pPr>
            <w:r w:rsidRPr="00F960C0">
              <w:rPr>
                <w:b/>
                <w:color w:val="000000"/>
                <w:sz w:val="22"/>
                <w:szCs w:val="22"/>
              </w:rPr>
              <w:t>Expert Recommendations</w:t>
            </w:r>
            <w:r w:rsidRPr="00F960C0">
              <w:rPr>
                <w:b/>
                <w:color w:val="000000"/>
                <w:sz w:val="22"/>
                <w:szCs w:val="22"/>
                <w:vertAlign w:val="superscript"/>
              </w:rPr>
              <w:t>3,4</w:t>
            </w:r>
          </w:p>
        </w:tc>
        <w:tc>
          <w:tcPr>
            <w:tcW w:w="1823" w:type="dxa"/>
          </w:tcPr>
          <w:p w14:paraId="0000007D" w14:textId="77777777" w:rsidR="00760A7C" w:rsidRPr="00F960C0" w:rsidRDefault="00454794">
            <w:pPr>
              <w:spacing w:line="480" w:lineRule="auto"/>
              <w:rPr>
                <w:b/>
                <w:color w:val="000000"/>
                <w:sz w:val="22"/>
                <w:szCs w:val="22"/>
              </w:rPr>
            </w:pPr>
            <w:r w:rsidRPr="00F960C0">
              <w:rPr>
                <w:b/>
                <w:color w:val="000000"/>
                <w:sz w:val="22"/>
                <w:szCs w:val="22"/>
              </w:rPr>
              <w:t>Compliance Rate</w:t>
            </w:r>
          </w:p>
        </w:tc>
      </w:tr>
      <w:tr w:rsidR="00760A7C" w:rsidRPr="00F960C0" w14:paraId="35CC5724" w14:textId="77777777" w:rsidTr="00A44F96">
        <w:trPr>
          <w:trHeight w:val="531"/>
        </w:trPr>
        <w:tc>
          <w:tcPr>
            <w:tcW w:w="3397" w:type="dxa"/>
          </w:tcPr>
          <w:p w14:paraId="0000007E" w14:textId="77777777" w:rsidR="00760A7C" w:rsidRPr="00F960C0" w:rsidRDefault="00454794">
            <w:pPr>
              <w:spacing w:line="480" w:lineRule="auto"/>
              <w:rPr>
                <w:b/>
                <w:color w:val="000000"/>
                <w:sz w:val="22"/>
                <w:szCs w:val="22"/>
                <w:vertAlign w:val="superscript"/>
              </w:rPr>
            </w:pPr>
            <w:r w:rsidRPr="00F960C0">
              <w:rPr>
                <w:b/>
                <w:color w:val="000000"/>
                <w:sz w:val="22"/>
                <w:szCs w:val="22"/>
              </w:rPr>
              <w:t>Mean Width (n=97)</w:t>
            </w:r>
            <w:r w:rsidRPr="00F960C0">
              <w:rPr>
                <w:b/>
                <w:color w:val="000000"/>
                <w:sz w:val="22"/>
                <w:szCs w:val="22"/>
                <w:vertAlign w:val="superscript"/>
              </w:rPr>
              <w:t>1</w:t>
            </w:r>
          </w:p>
        </w:tc>
        <w:tc>
          <w:tcPr>
            <w:tcW w:w="2003" w:type="dxa"/>
          </w:tcPr>
          <w:p w14:paraId="0000007F" w14:textId="77777777" w:rsidR="00760A7C" w:rsidRPr="00F960C0" w:rsidRDefault="00454794">
            <w:pPr>
              <w:spacing w:line="480" w:lineRule="auto"/>
              <w:rPr>
                <w:color w:val="000000"/>
                <w:sz w:val="22"/>
                <w:szCs w:val="22"/>
              </w:rPr>
            </w:pPr>
            <w:r w:rsidRPr="00F960C0">
              <w:rPr>
                <w:color w:val="000000"/>
                <w:sz w:val="22"/>
                <w:szCs w:val="22"/>
              </w:rPr>
              <w:t>34 m (3-76)</w:t>
            </w:r>
          </w:p>
        </w:tc>
        <w:tc>
          <w:tcPr>
            <w:tcW w:w="2127" w:type="dxa"/>
          </w:tcPr>
          <w:p w14:paraId="00000080" w14:textId="77777777" w:rsidR="00760A7C" w:rsidRPr="00F960C0" w:rsidRDefault="00454794">
            <w:pPr>
              <w:spacing w:line="480" w:lineRule="auto"/>
              <w:rPr>
                <w:color w:val="000000"/>
                <w:sz w:val="22"/>
                <w:szCs w:val="22"/>
                <w:vertAlign w:val="superscript"/>
              </w:rPr>
            </w:pPr>
            <w:r w:rsidRPr="00F960C0">
              <w:rPr>
                <w:color w:val="000000"/>
                <w:sz w:val="22"/>
                <w:szCs w:val="22"/>
                <w:vertAlign w:val="superscript"/>
              </w:rPr>
              <w:t>-</w:t>
            </w:r>
          </w:p>
        </w:tc>
        <w:tc>
          <w:tcPr>
            <w:tcW w:w="1823" w:type="dxa"/>
          </w:tcPr>
          <w:p w14:paraId="00000081" w14:textId="77777777" w:rsidR="00760A7C" w:rsidRPr="00F960C0" w:rsidRDefault="00454794">
            <w:pPr>
              <w:spacing w:line="480" w:lineRule="auto"/>
              <w:rPr>
                <w:color w:val="000000"/>
                <w:sz w:val="22"/>
                <w:szCs w:val="22"/>
                <w:vertAlign w:val="superscript"/>
              </w:rPr>
            </w:pPr>
            <w:r w:rsidRPr="00F960C0">
              <w:rPr>
                <w:color w:val="000000"/>
                <w:sz w:val="22"/>
                <w:szCs w:val="22"/>
                <w:vertAlign w:val="superscript"/>
              </w:rPr>
              <w:t>-</w:t>
            </w:r>
          </w:p>
        </w:tc>
      </w:tr>
      <w:tr w:rsidR="00760A7C" w:rsidRPr="00F960C0" w14:paraId="7B37D0FF" w14:textId="77777777" w:rsidTr="00A44F96">
        <w:trPr>
          <w:trHeight w:val="531"/>
        </w:trPr>
        <w:tc>
          <w:tcPr>
            <w:tcW w:w="3397" w:type="dxa"/>
          </w:tcPr>
          <w:p w14:paraId="00000082" w14:textId="77777777" w:rsidR="00760A7C" w:rsidRPr="00F960C0" w:rsidRDefault="00454794">
            <w:pPr>
              <w:spacing w:line="480" w:lineRule="auto"/>
              <w:rPr>
                <w:b/>
                <w:color w:val="000000"/>
                <w:sz w:val="22"/>
                <w:szCs w:val="22"/>
                <w:vertAlign w:val="superscript"/>
              </w:rPr>
            </w:pPr>
            <w:r w:rsidRPr="00F960C0">
              <w:rPr>
                <w:b/>
                <w:color w:val="000000"/>
                <w:sz w:val="22"/>
                <w:szCs w:val="22"/>
              </w:rPr>
              <w:t>Mean Length (n=90)</w:t>
            </w:r>
            <w:r w:rsidRPr="00F960C0">
              <w:rPr>
                <w:b/>
                <w:color w:val="000000"/>
                <w:sz w:val="22"/>
                <w:szCs w:val="22"/>
                <w:vertAlign w:val="superscript"/>
              </w:rPr>
              <w:t>2</w:t>
            </w:r>
          </w:p>
        </w:tc>
        <w:tc>
          <w:tcPr>
            <w:tcW w:w="2003" w:type="dxa"/>
          </w:tcPr>
          <w:p w14:paraId="00000083" w14:textId="77777777" w:rsidR="00760A7C" w:rsidRPr="00F960C0" w:rsidRDefault="00454794">
            <w:pPr>
              <w:spacing w:line="480" w:lineRule="auto"/>
              <w:rPr>
                <w:color w:val="000000"/>
                <w:sz w:val="22"/>
                <w:szCs w:val="22"/>
              </w:rPr>
            </w:pPr>
            <w:r w:rsidRPr="00F960C0">
              <w:rPr>
                <w:color w:val="000000"/>
                <w:sz w:val="22"/>
                <w:szCs w:val="22"/>
              </w:rPr>
              <w:t>65 m (21-138)</w:t>
            </w:r>
          </w:p>
        </w:tc>
        <w:tc>
          <w:tcPr>
            <w:tcW w:w="2127" w:type="dxa"/>
          </w:tcPr>
          <w:p w14:paraId="00000084" w14:textId="77777777" w:rsidR="00760A7C" w:rsidRPr="00F960C0" w:rsidRDefault="00454794">
            <w:pPr>
              <w:spacing w:line="480" w:lineRule="auto"/>
              <w:rPr>
                <w:color w:val="000000"/>
                <w:sz w:val="22"/>
                <w:szCs w:val="22"/>
              </w:rPr>
            </w:pPr>
            <w:r w:rsidRPr="00F960C0">
              <w:rPr>
                <w:color w:val="000000"/>
                <w:sz w:val="22"/>
                <w:szCs w:val="22"/>
              </w:rPr>
              <w:t>-</w:t>
            </w:r>
          </w:p>
        </w:tc>
        <w:tc>
          <w:tcPr>
            <w:tcW w:w="1823" w:type="dxa"/>
          </w:tcPr>
          <w:p w14:paraId="00000085" w14:textId="77777777" w:rsidR="00760A7C" w:rsidRPr="00F960C0" w:rsidRDefault="00454794">
            <w:pPr>
              <w:spacing w:line="480" w:lineRule="auto"/>
              <w:rPr>
                <w:color w:val="000000"/>
                <w:sz w:val="22"/>
                <w:szCs w:val="22"/>
              </w:rPr>
            </w:pPr>
            <w:r w:rsidRPr="00F960C0">
              <w:rPr>
                <w:color w:val="000000"/>
                <w:sz w:val="22"/>
                <w:szCs w:val="22"/>
              </w:rPr>
              <w:t>-</w:t>
            </w:r>
          </w:p>
        </w:tc>
      </w:tr>
      <w:tr w:rsidR="00760A7C" w:rsidRPr="00F960C0" w14:paraId="2759CD6F" w14:textId="77777777" w:rsidTr="00A44F96">
        <w:trPr>
          <w:trHeight w:val="531"/>
        </w:trPr>
        <w:tc>
          <w:tcPr>
            <w:tcW w:w="3397" w:type="dxa"/>
          </w:tcPr>
          <w:p w14:paraId="00000086" w14:textId="77777777" w:rsidR="00760A7C" w:rsidRPr="00F960C0" w:rsidRDefault="00454794">
            <w:pPr>
              <w:spacing w:line="480" w:lineRule="auto"/>
              <w:rPr>
                <w:b/>
                <w:color w:val="000000"/>
                <w:sz w:val="22"/>
                <w:szCs w:val="22"/>
              </w:rPr>
            </w:pPr>
            <w:r w:rsidRPr="00F960C0">
              <w:rPr>
                <w:b/>
                <w:color w:val="000000"/>
                <w:sz w:val="22"/>
                <w:szCs w:val="22"/>
              </w:rPr>
              <w:t>Mean Width: Length Ratio (n=90)</w:t>
            </w:r>
          </w:p>
        </w:tc>
        <w:tc>
          <w:tcPr>
            <w:tcW w:w="2003" w:type="dxa"/>
          </w:tcPr>
          <w:p w14:paraId="00000087" w14:textId="77777777" w:rsidR="00760A7C" w:rsidRPr="00F960C0" w:rsidRDefault="00454794">
            <w:pPr>
              <w:spacing w:line="480" w:lineRule="auto"/>
              <w:rPr>
                <w:color w:val="000000"/>
                <w:sz w:val="22"/>
                <w:szCs w:val="22"/>
              </w:rPr>
            </w:pPr>
            <w:r w:rsidRPr="00F960C0">
              <w:rPr>
                <w:color w:val="000000"/>
                <w:sz w:val="22"/>
                <w:szCs w:val="22"/>
              </w:rPr>
              <w:t>0.58 (0.06-2.76)</w:t>
            </w:r>
          </w:p>
        </w:tc>
        <w:tc>
          <w:tcPr>
            <w:tcW w:w="2127" w:type="dxa"/>
          </w:tcPr>
          <w:p w14:paraId="00000088" w14:textId="77777777" w:rsidR="00760A7C" w:rsidRPr="00F960C0" w:rsidRDefault="00454794">
            <w:pPr>
              <w:spacing w:line="480" w:lineRule="auto"/>
              <w:rPr>
                <w:color w:val="000000"/>
                <w:sz w:val="22"/>
                <w:szCs w:val="22"/>
              </w:rPr>
            </w:pPr>
            <w:r w:rsidRPr="00F960C0">
              <w:rPr>
                <w:color w:val="000000"/>
                <w:sz w:val="22"/>
                <w:szCs w:val="22"/>
              </w:rPr>
              <w:t xml:space="preserve">- </w:t>
            </w:r>
          </w:p>
        </w:tc>
        <w:tc>
          <w:tcPr>
            <w:tcW w:w="1823" w:type="dxa"/>
          </w:tcPr>
          <w:p w14:paraId="00000089" w14:textId="77777777" w:rsidR="00760A7C" w:rsidRPr="00F960C0" w:rsidRDefault="00454794">
            <w:pPr>
              <w:spacing w:line="480" w:lineRule="auto"/>
              <w:rPr>
                <w:color w:val="000000"/>
                <w:sz w:val="22"/>
                <w:szCs w:val="22"/>
              </w:rPr>
            </w:pPr>
            <w:r w:rsidRPr="00F960C0">
              <w:rPr>
                <w:color w:val="000000"/>
                <w:sz w:val="22"/>
                <w:szCs w:val="22"/>
              </w:rPr>
              <w:t>-</w:t>
            </w:r>
          </w:p>
        </w:tc>
      </w:tr>
    </w:tbl>
    <w:p w14:paraId="0000008A" w14:textId="77777777" w:rsidR="00760A7C" w:rsidRPr="00F960C0" w:rsidRDefault="00454794" w:rsidP="00A44F96">
      <w:pPr>
        <w:spacing w:line="480" w:lineRule="auto"/>
        <w:ind w:left="720"/>
        <w:rPr>
          <w:b/>
          <w:color w:val="000000"/>
          <w:sz w:val="22"/>
          <w:szCs w:val="22"/>
        </w:rPr>
      </w:pPr>
      <w:r w:rsidRPr="00F960C0">
        <w:rPr>
          <w:b/>
          <w:color w:val="000000"/>
          <w:sz w:val="22"/>
          <w:szCs w:val="22"/>
        </w:rPr>
        <w:t>b: North America</w:t>
      </w:r>
    </w:p>
    <w:tbl>
      <w:tblPr>
        <w:tblStyle w:val="a4"/>
        <w:tblW w:w="935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7"/>
        <w:gridCol w:w="1955"/>
        <w:gridCol w:w="2127"/>
        <w:gridCol w:w="1841"/>
      </w:tblGrid>
      <w:tr w:rsidR="00760A7C" w:rsidRPr="00F960C0" w14:paraId="3B2AEC79" w14:textId="77777777" w:rsidTr="00A44F96">
        <w:trPr>
          <w:trHeight w:val="531"/>
        </w:trPr>
        <w:tc>
          <w:tcPr>
            <w:tcW w:w="3427" w:type="dxa"/>
          </w:tcPr>
          <w:p w14:paraId="0000008B" w14:textId="77777777" w:rsidR="00760A7C" w:rsidRPr="00F960C0" w:rsidRDefault="00454794">
            <w:pPr>
              <w:spacing w:line="480" w:lineRule="auto"/>
              <w:rPr>
                <w:b/>
                <w:color w:val="000000"/>
                <w:sz w:val="22"/>
                <w:szCs w:val="22"/>
                <w:vertAlign w:val="superscript"/>
              </w:rPr>
            </w:pPr>
            <w:r w:rsidRPr="00F960C0">
              <w:rPr>
                <w:b/>
                <w:color w:val="000000"/>
                <w:sz w:val="22"/>
                <w:szCs w:val="22"/>
              </w:rPr>
              <w:t>Mean Width (n=28)</w:t>
            </w:r>
            <w:r w:rsidRPr="00F960C0">
              <w:rPr>
                <w:b/>
                <w:color w:val="000000"/>
                <w:sz w:val="22"/>
                <w:szCs w:val="22"/>
                <w:vertAlign w:val="superscript"/>
              </w:rPr>
              <w:t>1</w:t>
            </w:r>
          </w:p>
        </w:tc>
        <w:tc>
          <w:tcPr>
            <w:tcW w:w="1955" w:type="dxa"/>
          </w:tcPr>
          <w:p w14:paraId="0000008C" w14:textId="77777777" w:rsidR="00760A7C" w:rsidRPr="00F960C0" w:rsidRDefault="00454794">
            <w:pPr>
              <w:spacing w:line="480" w:lineRule="auto"/>
              <w:rPr>
                <w:color w:val="000000"/>
                <w:sz w:val="22"/>
                <w:szCs w:val="22"/>
              </w:rPr>
            </w:pPr>
            <w:r w:rsidRPr="00F960C0">
              <w:rPr>
                <w:color w:val="000000"/>
                <w:sz w:val="22"/>
                <w:szCs w:val="22"/>
              </w:rPr>
              <w:t>33 m (6-65)</w:t>
            </w:r>
          </w:p>
        </w:tc>
        <w:tc>
          <w:tcPr>
            <w:tcW w:w="2127" w:type="dxa"/>
          </w:tcPr>
          <w:p w14:paraId="0000008D" w14:textId="77777777" w:rsidR="00760A7C" w:rsidRPr="00F960C0" w:rsidRDefault="00454794">
            <w:pPr>
              <w:spacing w:line="480" w:lineRule="auto"/>
              <w:rPr>
                <w:color w:val="000000"/>
                <w:sz w:val="22"/>
                <w:szCs w:val="22"/>
                <w:vertAlign w:val="superscript"/>
              </w:rPr>
            </w:pPr>
            <w:r w:rsidRPr="00F960C0">
              <w:rPr>
                <w:color w:val="000000"/>
                <w:sz w:val="22"/>
                <w:szCs w:val="22"/>
              </w:rPr>
              <w:t>&gt;50 m</w:t>
            </w:r>
          </w:p>
        </w:tc>
        <w:tc>
          <w:tcPr>
            <w:tcW w:w="1841" w:type="dxa"/>
          </w:tcPr>
          <w:p w14:paraId="0000008E" w14:textId="77777777" w:rsidR="00760A7C" w:rsidRPr="00F960C0" w:rsidRDefault="00454794">
            <w:pPr>
              <w:spacing w:line="480" w:lineRule="auto"/>
              <w:rPr>
                <w:color w:val="000000"/>
                <w:sz w:val="22"/>
                <w:szCs w:val="22"/>
              </w:rPr>
            </w:pPr>
            <w:r w:rsidRPr="00F960C0">
              <w:rPr>
                <w:color w:val="000000"/>
                <w:sz w:val="22"/>
                <w:szCs w:val="22"/>
              </w:rPr>
              <w:t>29%</w:t>
            </w:r>
          </w:p>
        </w:tc>
      </w:tr>
      <w:tr w:rsidR="00760A7C" w:rsidRPr="00F960C0" w14:paraId="78BEACEE" w14:textId="77777777" w:rsidTr="00A44F96">
        <w:trPr>
          <w:trHeight w:val="531"/>
        </w:trPr>
        <w:tc>
          <w:tcPr>
            <w:tcW w:w="3427" w:type="dxa"/>
          </w:tcPr>
          <w:p w14:paraId="0000008F" w14:textId="77777777" w:rsidR="00760A7C" w:rsidRPr="00F960C0" w:rsidRDefault="00454794">
            <w:pPr>
              <w:spacing w:line="480" w:lineRule="auto"/>
              <w:rPr>
                <w:b/>
                <w:color w:val="000000"/>
                <w:sz w:val="22"/>
                <w:szCs w:val="22"/>
                <w:vertAlign w:val="superscript"/>
              </w:rPr>
            </w:pPr>
            <w:r w:rsidRPr="00F960C0">
              <w:rPr>
                <w:b/>
                <w:color w:val="000000"/>
                <w:sz w:val="22"/>
                <w:szCs w:val="22"/>
              </w:rPr>
              <w:t>Mean Length (n=27)</w:t>
            </w:r>
            <w:r w:rsidRPr="00F960C0">
              <w:rPr>
                <w:b/>
                <w:color w:val="000000"/>
                <w:sz w:val="22"/>
                <w:szCs w:val="22"/>
                <w:vertAlign w:val="superscript"/>
              </w:rPr>
              <w:t>2</w:t>
            </w:r>
          </w:p>
        </w:tc>
        <w:tc>
          <w:tcPr>
            <w:tcW w:w="1955" w:type="dxa"/>
          </w:tcPr>
          <w:p w14:paraId="00000090" w14:textId="77777777" w:rsidR="00760A7C" w:rsidRPr="00F960C0" w:rsidRDefault="00454794">
            <w:pPr>
              <w:spacing w:line="480" w:lineRule="auto"/>
              <w:rPr>
                <w:color w:val="000000"/>
                <w:sz w:val="22"/>
                <w:szCs w:val="22"/>
              </w:rPr>
            </w:pPr>
            <w:r w:rsidRPr="00F960C0">
              <w:rPr>
                <w:color w:val="000000"/>
                <w:sz w:val="22"/>
                <w:szCs w:val="22"/>
              </w:rPr>
              <w:t>62 m (29-109)</w:t>
            </w:r>
          </w:p>
        </w:tc>
        <w:tc>
          <w:tcPr>
            <w:tcW w:w="2127" w:type="dxa"/>
          </w:tcPr>
          <w:p w14:paraId="00000091" w14:textId="77777777" w:rsidR="00760A7C" w:rsidRPr="00F960C0" w:rsidRDefault="00454794">
            <w:pPr>
              <w:spacing w:line="480" w:lineRule="auto"/>
              <w:rPr>
                <w:color w:val="000000"/>
                <w:sz w:val="22"/>
                <w:szCs w:val="22"/>
              </w:rPr>
            </w:pPr>
            <w:r w:rsidRPr="00F960C0">
              <w:rPr>
                <w:color w:val="000000"/>
                <w:sz w:val="22"/>
                <w:szCs w:val="22"/>
              </w:rPr>
              <w:t>-</w:t>
            </w:r>
          </w:p>
        </w:tc>
        <w:tc>
          <w:tcPr>
            <w:tcW w:w="1841" w:type="dxa"/>
          </w:tcPr>
          <w:p w14:paraId="00000092" w14:textId="77777777" w:rsidR="00760A7C" w:rsidRPr="00F960C0" w:rsidRDefault="00454794">
            <w:pPr>
              <w:spacing w:line="480" w:lineRule="auto"/>
              <w:rPr>
                <w:color w:val="000000"/>
                <w:sz w:val="22"/>
                <w:szCs w:val="22"/>
              </w:rPr>
            </w:pPr>
            <w:r w:rsidRPr="00F960C0">
              <w:rPr>
                <w:color w:val="000000"/>
                <w:sz w:val="22"/>
                <w:szCs w:val="22"/>
              </w:rPr>
              <w:t>-</w:t>
            </w:r>
          </w:p>
        </w:tc>
      </w:tr>
      <w:tr w:rsidR="00760A7C" w:rsidRPr="00F960C0" w14:paraId="45FD1189" w14:textId="77777777" w:rsidTr="00A44F96">
        <w:trPr>
          <w:trHeight w:val="531"/>
        </w:trPr>
        <w:tc>
          <w:tcPr>
            <w:tcW w:w="3427" w:type="dxa"/>
          </w:tcPr>
          <w:p w14:paraId="00000093" w14:textId="77777777" w:rsidR="00760A7C" w:rsidRPr="00F960C0" w:rsidRDefault="00454794">
            <w:pPr>
              <w:spacing w:line="480" w:lineRule="auto"/>
              <w:rPr>
                <w:b/>
                <w:color w:val="000000"/>
                <w:sz w:val="22"/>
                <w:szCs w:val="22"/>
              </w:rPr>
            </w:pPr>
            <w:r w:rsidRPr="00F960C0">
              <w:rPr>
                <w:b/>
                <w:color w:val="000000"/>
                <w:sz w:val="22"/>
                <w:szCs w:val="22"/>
              </w:rPr>
              <w:t>Mean Width: Length Ratio (n=27)</w:t>
            </w:r>
          </w:p>
        </w:tc>
        <w:tc>
          <w:tcPr>
            <w:tcW w:w="1955" w:type="dxa"/>
          </w:tcPr>
          <w:p w14:paraId="00000094" w14:textId="77777777" w:rsidR="00760A7C" w:rsidRPr="00F960C0" w:rsidRDefault="00454794">
            <w:pPr>
              <w:spacing w:line="480" w:lineRule="auto"/>
              <w:rPr>
                <w:color w:val="000000"/>
                <w:sz w:val="22"/>
                <w:szCs w:val="22"/>
              </w:rPr>
            </w:pPr>
            <w:r w:rsidRPr="00F960C0">
              <w:rPr>
                <w:color w:val="000000"/>
                <w:sz w:val="22"/>
                <w:szCs w:val="22"/>
              </w:rPr>
              <w:t>0.53 (0.09-1.10)</w:t>
            </w:r>
          </w:p>
        </w:tc>
        <w:tc>
          <w:tcPr>
            <w:tcW w:w="2127" w:type="dxa"/>
          </w:tcPr>
          <w:p w14:paraId="00000095" w14:textId="77777777" w:rsidR="00760A7C" w:rsidRPr="00F960C0" w:rsidRDefault="00454794">
            <w:pPr>
              <w:spacing w:line="480" w:lineRule="auto"/>
              <w:rPr>
                <w:color w:val="000000"/>
                <w:sz w:val="22"/>
                <w:szCs w:val="22"/>
              </w:rPr>
            </w:pPr>
            <w:r w:rsidRPr="00F960C0">
              <w:rPr>
                <w:color w:val="000000"/>
                <w:sz w:val="22"/>
                <w:szCs w:val="22"/>
              </w:rPr>
              <w:t>-</w:t>
            </w:r>
          </w:p>
        </w:tc>
        <w:tc>
          <w:tcPr>
            <w:tcW w:w="1841" w:type="dxa"/>
          </w:tcPr>
          <w:p w14:paraId="00000096" w14:textId="77777777" w:rsidR="00760A7C" w:rsidRPr="00F960C0" w:rsidRDefault="00454794">
            <w:pPr>
              <w:spacing w:line="480" w:lineRule="auto"/>
              <w:rPr>
                <w:color w:val="000000"/>
                <w:sz w:val="22"/>
                <w:szCs w:val="22"/>
              </w:rPr>
            </w:pPr>
            <w:r w:rsidRPr="00F960C0">
              <w:rPr>
                <w:color w:val="000000"/>
                <w:sz w:val="22"/>
                <w:szCs w:val="22"/>
              </w:rPr>
              <w:t>-</w:t>
            </w:r>
          </w:p>
        </w:tc>
      </w:tr>
    </w:tbl>
    <w:p w14:paraId="00000097" w14:textId="77777777" w:rsidR="00760A7C" w:rsidRPr="00F960C0" w:rsidRDefault="00454794" w:rsidP="00A44F96">
      <w:pPr>
        <w:spacing w:line="480" w:lineRule="auto"/>
        <w:ind w:left="720"/>
        <w:rPr>
          <w:b/>
          <w:color w:val="000000"/>
          <w:sz w:val="22"/>
          <w:szCs w:val="22"/>
        </w:rPr>
      </w:pPr>
      <w:r w:rsidRPr="00F960C0">
        <w:rPr>
          <w:b/>
          <w:color w:val="000000"/>
          <w:sz w:val="22"/>
          <w:szCs w:val="22"/>
        </w:rPr>
        <w:t>c: Europe</w:t>
      </w:r>
    </w:p>
    <w:tbl>
      <w:tblPr>
        <w:tblStyle w:val="a5"/>
        <w:tblW w:w="935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7"/>
        <w:gridCol w:w="1955"/>
        <w:gridCol w:w="2127"/>
        <w:gridCol w:w="1841"/>
      </w:tblGrid>
      <w:tr w:rsidR="00760A7C" w:rsidRPr="00F960C0" w14:paraId="18967DFA" w14:textId="77777777" w:rsidTr="00A44F96">
        <w:trPr>
          <w:trHeight w:val="531"/>
        </w:trPr>
        <w:tc>
          <w:tcPr>
            <w:tcW w:w="3427" w:type="dxa"/>
          </w:tcPr>
          <w:p w14:paraId="00000098" w14:textId="77777777" w:rsidR="00760A7C" w:rsidRPr="00F960C0" w:rsidRDefault="00454794">
            <w:pPr>
              <w:spacing w:line="480" w:lineRule="auto"/>
              <w:rPr>
                <w:b/>
                <w:color w:val="000000"/>
                <w:sz w:val="22"/>
                <w:szCs w:val="22"/>
                <w:vertAlign w:val="superscript"/>
              </w:rPr>
            </w:pPr>
            <w:r w:rsidRPr="00F960C0">
              <w:rPr>
                <w:b/>
                <w:color w:val="000000"/>
                <w:sz w:val="22"/>
                <w:szCs w:val="22"/>
              </w:rPr>
              <w:t>Mean Width (n=52)</w:t>
            </w:r>
            <w:r w:rsidRPr="00F960C0">
              <w:rPr>
                <w:b/>
                <w:color w:val="000000"/>
                <w:sz w:val="22"/>
                <w:szCs w:val="22"/>
                <w:vertAlign w:val="superscript"/>
              </w:rPr>
              <w:t>1</w:t>
            </w:r>
          </w:p>
        </w:tc>
        <w:tc>
          <w:tcPr>
            <w:tcW w:w="1955" w:type="dxa"/>
          </w:tcPr>
          <w:p w14:paraId="00000099" w14:textId="77777777" w:rsidR="00760A7C" w:rsidRPr="00F960C0" w:rsidRDefault="00454794">
            <w:pPr>
              <w:spacing w:line="480" w:lineRule="auto"/>
              <w:rPr>
                <w:color w:val="000000"/>
                <w:sz w:val="22"/>
                <w:szCs w:val="22"/>
              </w:rPr>
            </w:pPr>
            <w:r w:rsidRPr="00F960C0">
              <w:rPr>
                <w:color w:val="000000"/>
                <w:sz w:val="22"/>
                <w:szCs w:val="22"/>
              </w:rPr>
              <w:t>38m (11-76)</w:t>
            </w:r>
          </w:p>
        </w:tc>
        <w:tc>
          <w:tcPr>
            <w:tcW w:w="2127" w:type="dxa"/>
          </w:tcPr>
          <w:p w14:paraId="0000009A" w14:textId="77777777" w:rsidR="00760A7C" w:rsidRPr="00F960C0" w:rsidRDefault="00454794">
            <w:pPr>
              <w:spacing w:line="480" w:lineRule="auto"/>
              <w:rPr>
                <w:color w:val="000000"/>
                <w:sz w:val="22"/>
                <w:szCs w:val="22"/>
                <w:vertAlign w:val="superscript"/>
              </w:rPr>
            </w:pPr>
            <w:r w:rsidRPr="00F960C0">
              <w:rPr>
                <w:color w:val="000000"/>
                <w:sz w:val="22"/>
                <w:szCs w:val="22"/>
              </w:rPr>
              <w:t>&gt;40 m</w:t>
            </w:r>
          </w:p>
        </w:tc>
        <w:tc>
          <w:tcPr>
            <w:tcW w:w="1841" w:type="dxa"/>
          </w:tcPr>
          <w:p w14:paraId="0000009B" w14:textId="77777777" w:rsidR="00760A7C" w:rsidRPr="00F960C0" w:rsidRDefault="00454794">
            <w:pPr>
              <w:spacing w:line="480" w:lineRule="auto"/>
              <w:rPr>
                <w:color w:val="000000"/>
                <w:sz w:val="22"/>
                <w:szCs w:val="22"/>
              </w:rPr>
            </w:pPr>
            <w:r w:rsidRPr="00F960C0">
              <w:rPr>
                <w:color w:val="000000"/>
                <w:sz w:val="22"/>
                <w:szCs w:val="22"/>
              </w:rPr>
              <w:t>50%</w:t>
            </w:r>
          </w:p>
        </w:tc>
      </w:tr>
      <w:tr w:rsidR="00760A7C" w:rsidRPr="00F960C0" w14:paraId="606BA50D" w14:textId="77777777" w:rsidTr="00A44F96">
        <w:trPr>
          <w:trHeight w:val="531"/>
        </w:trPr>
        <w:tc>
          <w:tcPr>
            <w:tcW w:w="3427" w:type="dxa"/>
          </w:tcPr>
          <w:p w14:paraId="0000009C" w14:textId="77777777" w:rsidR="00760A7C" w:rsidRPr="00F960C0" w:rsidRDefault="00454794">
            <w:pPr>
              <w:spacing w:line="480" w:lineRule="auto"/>
              <w:rPr>
                <w:b/>
                <w:color w:val="000000"/>
                <w:sz w:val="22"/>
                <w:szCs w:val="22"/>
                <w:vertAlign w:val="superscript"/>
              </w:rPr>
            </w:pPr>
            <w:r w:rsidRPr="00F960C0">
              <w:rPr>
                <w:b/>
                <w:color w:val="000000"/>
                <w:sz w:val="22"/>
                <w:szCs w:val="22"/>
              </w:rPr>
              <w:t>Mean Length (n=52)</w:t>
            </w:r>
            <w:r w:rsidRPr="00F960C0">
              <w:rPr>
                <w:b/>
                <w:color w:val="000000"/>
                <w:sz w:val="22"/>
                <w:szCs w:val="22"/>
                <w:vertAlign w:val="superscript"/>
              </w:rPr>
              <w:t>2</w:t>
            </w:r>
          </w:p>
        </w:tc>
        <w:tc>
          <w:tcPr>
            <w:tcW w:w="1955" w:type="dxa"/>
          </w:tcPr>
          <w:p w14:paraId="0000009D" w14:textId="77777777" w:rsidR="00760A7C" w:rsidRPr="00F960C0" w:rsidRDefault="00454794">
            <w:pPr>
              <w:spacing w:line="480" w:lineRule="auto"/>
              <w:rPr>
                <w:color w:val="000000"/>
                <w:sz w:val="22"/>
                <w:szCs w:val="22"/>
              </w:rPr>
            </w:pPr>
            <w:r w:rsidRPr="00F960C0">
              <w:rPr>
                <w:color w:val="000000"/>
                <w:sz w:val="22"/>
                <w:szCs w:val="22"/>
              </w:rPr>
              <w:t>72 m (23-138)</w:t>
            </w:r>
          </w:p>
        </w:tc>
        <w:tc>
          <w:tcPr>
            <w:tcW w:w="2127" w:type="dxa"/>
          </w:tcPr>
          <w:p w14:paraId="0000009E" w14:textId="77777777" w:rsidR="00760A7C" w:rsidRPr="00F960C0" w:rsidRDefault="00454794">
            <w:pPr>
              <w:spacing w:line="480" w:lineRule="auto"/>
              <w:rPr>
                <w:color w:val="000000"/>
                <w:sz w:val="22"/>
                <w:szCs w:val="22"/>
              </w:rPr>
            </w:pPr>
            <w:r w:rsidRPr="00F960C0">
              <w:rPr>
                <w:color w:val="000000"/>
                <w:sz w:val="22"/>
                <w:szCs w:val="22"/>
              </w:rPr>
              <w:t>-</w:t>
            </w:r>
          </w:p>
        </w:tc>
        <w:tc>
          <w:tcPr>
            <w:tcW w:w="1841" w:type="dxa"/>
          </w:tcPr>
          <w:p w14:paraId="0000009F" w14:textId="77777777" w:rsidR="00760A7C" w:rsidRPr="00F960C0" w:rsidRDefault="00454794">
            <w:pPr>
              <w:spacing w:line="480" w:lineRule="auto"/>
              <w:rPr>
                <w:color w:val="000000"/>
                <w:sz w:val="22"/>
                <w:szCs w:val="22"/>
              </w:rPr>
            </w:pPr>
            <w:r w:rsidRPr="00F960C0">
              <w:rPr>
                <w:color w:val="000000"/>
                <w:sz w:val="22"/>
                <w:szCs w:val="22"/>
              </w:rPr>
              <w:t>-</w:t>
            </w:r>
          </w:p>
        </w:tc>
      </w:tr>
      <w:tr w:rsidR="00760A7C" w:rsidRPr="00F960C0" w14:paraId="1CA7DDA2" w14:textId="77777777" w:rsidTr="00A44F96">
        <w:trPr>
          <w:trHeight w:val="531"/>
        </w:trPr>
        <w:tc>
          <w:tcPr>
            <w:tcW w:w="3427" w:type="dxa"/>
          </w:tcPr>
          <w:p w14:paraId="000000A0" w14:textId="77777777" w:rsidR="00760A7C" w:rsidRPr="00F960C0" w:rsidRDefault="00454794">
            <w:pPr>
              <w:spacing w:line="480" w:lineRule="auto"/>
              <w:rPr>
                <w:b/>
                <w:color w:val="000000"/>
                <w:sz w:val="22"/>
                <w:szCs w:val="22"/>
              </w:rPr>
            </w:pPr>
            <w:r w:rsidRPr="00F960C0">
              <w:rPr>
                <w:b/>
                <w:color w:val="000000"/>
                <w:sz w:val="22"/>
                <w:szCs w:val="22"/>
              </w:rPr>
              <w:t>Mean Width: Length Ratio (n=52)</w:t>
            </w:r>
          </w:p>
        </w:tc>
        <w:tc>
          <w:tcPr>
            <w:tcW w:w="1955" w:type="dxa"/>
          </w:tcPr>
          <w:p w14:paraId="000000A1" w14:textId="77777777" w:rsidR="00760A7C" w:rsidRPr="00F960C0" w:rsidRDefault="00454794">
            <w:pPr>
              <w:spacing w:line="480" w:lineRule="auto"/>
              <w:rPr>
                <w:color w:val="000000"/>
                <w:sz w:val="22"/>
                <w:szCs w:val="22"/>
              </w:rPr>
            </w:pPr>
            <w:r w:rsidRPr="00F960C0">
              <w:rPr>
                <w:color w:val="000000"/>
                <w:sz w:val="22"/>
                <w:szCs w:val="22"/>
              </w:rPr>
              <w:t>0.60 (0.13-2.76)</w:t>
            </w:r>
          </w:p>
        </w:tc>
        <w:tc>
          <w:tcPr>
            <w:tcW w:w="2127" w:type="dxa"/>
          </w:tcPr>
          <w:p w14:paraId="000000A2" w14:textId="77777777" w:rsidR="00760A7C" w:rsidRPr="00F960C0" w:rsidRDefault="00454794">
            <w:pPr>
              <w:spacing w:line="480" w:lineRule="auto"/>
              <w:rPr>
                <w:color w:val="000000"/>
                <w:sz w:val="22"/>
                <w:szCs w:val="22"/>
              </w:rPr>
            </w:pPr>
            <w:r w:rsidRPr="00F960C0">
              <w:rPr>
                <w:color w:val="000000"/>
                <w:sz w:val="22"/>
                <w:szCs w:val="22"/>
              </w:rPr>
              <w:t xml:space="preserve">&gt;0.8 </w:t>
            </w:r>
          </w:p>
        </w:tc>
        <w:tc>
          <w:tcPr>
            <w:tcW w:w="1841" w:type="dxa"/>
          </w:tcPr>
          <w:p w14:paraId="000000A3" w14:textId="77777777" w:rsidR="00760A7C" w:rsidRPr="00F960C0" w:rsidRDefault="00454794">
            <w:pPr>
              <w:spacing w:line="480" w:lineRule="auto"/>
              <w:rPr>
                <w:color w:val="000000"/>
                <w:sz w:val="22"/>
                <w:szCs w:val="22"/>
              </w:rPr>
            </w:pPr>
            <w:r w:rsidRPr="00F960C0">
              <w:rPr>
                <w:color w:val="000000"/>
                <w:sz w:val="22"/>
                <w:szCs w:val="22"/>
              </w:rPr>
              <w:t>21%</w:t>
            </w:r>
          </w:p>
        </w:tc>
      </w:tr>
    </w:tbl>
    <w:p w14:paraId="000000A4" w14:textId="77777777" w:rsidR="00760A7C" w:rsidRPr="00F960C0" w:rsidRDefault="00760A7C" w:rsidP="00A44F96">
      <w:pPr>
        <w:spacing w:line="480" w:lineRule="auto"/>
        <w:ind w:left="720"/>
        <w:rPr>
          <w:color w:val="000000"/>
          <w:sz w:val="22"/>
          <w:szCs w:val="22"/>
        </w:rPr>
      </w:pPr>
    </w:p>
    <w:p w14:paraId="000000A5" w14:textId="471A1B8A" w:rsidR="00760A7C" w:rsidRPr="00F960C0" w:rsidRDefault="00454794" w:rsidP="00A44F96">
      <w:pPr>
        <w:numPr>
          <w:ilvl w:val="0"/>
          <w:numId w:val="1"/>
        </w:numPr>
        <w:pBdr>
          <w:top w:val="nil"/>
          <w:left w:val="nil"/>
          <w:bottom w:val="nil"/>
          <w:right w:val="nil"/>
          <w:between w:val="nil"/>
        </w:pBdr>
        <w:ind w:left="1440"/>
        <w:rPr>
          <w:rFonts w:eastAsia="Calibri"/>
          <w:i/>
          <w:color w:val="000000"/>
          <w:sz w:val="16"/>
          <w:szCs w:val="16"/>
        </w:rPr>
      </w:pPr>
      <w:r w:rsidRPr="00F960C0">
        <w:rPr>
          <w:rFonts w:eastAsia="Calibri"/>
          <w:i/>
          <w:color w:val="000000"/>
          <w:sz w:val="16"/>
          <w:szCs w:val="16"/>
        </w:rPr>
        <w:t xml:space="preserve">Estimated inner width of </w:t>
      </w:r>
      <w:r w:rsidR="00EF1ECC" w:rsidRPr="00F960C0">
        <w:rPr>
          <w:rFonts w:eastAsia="Calibri"/>
          <w:i/>
          <w:color w:val="000000"/>
          <w:sz w:val="16"/>
          <w:szCs w:val="16"/>
        </w:rPr>
        <w:t>overpass</w:t>
      </w:r>
      <w:r w:rsidR="00EF1ECC">
        <w:rPr>
          <w:rFonts w:eastAsia="Calibri"/>
          <w:i/>
          <w:color w:val="000000"/>
          <w:sz w:val="16"/>
          <w:szCs w:val="16"/>
        </w:rPr>
        <w:t xml:space="preserve"> using ruler tool in </w:t>
      </w:r>
      <w:r w:rsidR="00EF1ECC" w:rsidRPr="00F71F48">
        <w:rPr>
          <w:i/>
          <w:color w:val="000000"/>
          <w:sz w:val="16"/>
          <w:szCs w:val="16"/>
        </w:rPr>
        <w:t>Google Earth Pro 7.3.4.8573 (64-bit).</w:t>
      </w:r>
    </w:p>
    <w:p w14:paraId="000000A6" w14:textId="2FF99B5C" w:rsidR="00760A7C" w:rsidRPr="00F960C0" w:rsidRDefault="00454794" w:rsidP="00A44F96">
      <w:pPr>
        <w:numPr>
          <w:ilvl w:val="0"/>
          <w:numId w:val="1"/>
        </w:numPr>
        <w:pBdr>
          <w:top w:val="nil"/>
          <w:left w:val="nil"/>
          <w:bottom w:val="nil"/>
          <w:right w:val="nil"/>
          <w:between w:val="nil"/>
        </w:pBdr>
        <w:ind w:left="1440"/>
        <w:rPr>
          <w:rFonts w:eastAsia="Calibri"/>
          <w:i/>
          <w:color w:val="000000"/>
          <w:sz w:val="16"/>
          <w:szCs w:val="16"/>
        </w:rPr>
      </w:pPr>
      <w:r w:rsidRPr="00F960C0">
        <w:rPr>
          <w:rFonts w:eastAsia="Calibri"/>
          <w:i/>
          <w:color w:val="000000"/>
          <w:sz w:val="16"/>
          <w:szCs w:val="16"/>
        </w:rPr>
        <w:t xml:space="preserve">Estimated headwall length of overpass structures </w:t>
      </w:r>
      <w:r w:rsidR="00EF1ECC">
        <w:rPr>
          <w:rFonts w:eastAsia="Calibri"/>
          <w:i/>
          <w:color w:val="000000"/>
          <w:sz w:val="16"/>
          <w:szCs w:val="16"/>
        </w:rPr>
        <w:t xml:space="preserve">using ruler tool in </w:t>
      </w:r>
      <w:r w:rsidR="00EF1ECC" w:rsidRPr="00F71F48">
        <w:rPr>
          <w:i/>
          <w:color w:val="000000"/>
          <w:sz w:val="16"/>
          <w:szCs w:val="16"/>
        </w:rPr>
        <w:t>Google Earth Pro 7.3.4.8573 (64-bit).</w:t>
      </w:r>
    </w:p>
    <w:p w14:paraId="000000A7" w14:textId="77777777" w:rsidR="00760A7C" w:rsidRPr="00F960C0" w:rsidRDefault="00454794" w:rsidP="00A44F96">
      <w:pPr>
        <w:numPr>
          <w:ilvl w:val="0"/>
          <w:numId w:val="1"/>
        </w:numPr>
        <w:pBdr>
          <w:top w:val="nil"/>
          <w:left w:val="nil"/>
          <w:bottom w:val="nil"/>
          <w:right w:val="nil"/>
          <w:between w:val="nil"/>
        </w:pBdr>
        <w:ind w:left="1440"/>
        <w:rPr>
          <w:rFonts w:eastAsia="Calibri"/>
          <w:i/>
          <w:color w:val="000000"/>
          <w:sz w:val="16"/>
          <w:szCs w:val="16"/>
        </w:rPr>
      </w:pPr>
      <w:r w:rsidRPr="00F960C0">
        <w:rPr>
          <w:rFonts w:eastAsia="Calibri"/>
          <w:i/>
          <w:color w:val="000000"/>
          <w:sz w:val="16"/>
          <w:szCs w:val="16"/>
        </w:rPr>
        <w:t>Expert width recommendation of 50m or greater for overpasses in North American (</w:t>
      </w:r>
      <w:r w:rsidRPr="00F960C0">
        <w:rPr>
          <w:rFonts w:eastAsia="Calibri"/>
          <w:color w:val="000000"/>
          <w:sz w:val="16"/>
          <w:szCs w:val="16"/>
        </w:rPr>
        <w:t xml:space="preserve">Clevenger &amp; </w:t>
      </w:r>
      <w:proofErr w:type="spellStart"/>
      <w:r w:rsidRPr="00F960C0">
        <w:rPr>
          <w:rFonts w:eastAsia="Calibri"/>
          <w:color w:val="000000"/>
          <w:sz w:val="16"/>
          <w:szCs w:val="16"/>
        </w:rPr>
        <w:t>Huijser</w:t>
      </w:r>
      <w:proofErr w:type="spellEnd"/>
      <w:r w:rsidRPr="00F960C0">
        <w:rPr>
          <w:rFonts w:eastAsia="Calibri"/>
          <w:i/>
          <w:color w:val="000000"/>
          <w:sz w:val="16"/>
          <w:szCs w:val="16"/>
        </w:rPr>
        <w:t xml:space="preserve">, </w:t>
      </w:r>
      <w:r w:rsidRPr="00F960C0">
        <w:rPr>
          <w:rFonts w:eastAsia="Calibri"/>
          <w:color w:val="000000"/>
          <w:sz w:val="16"/>
          <w:szCs w:val="16"/>
        </w:rPr>
        <w:t xml:space="preserve">2011), similar recommendations in </w:t>
      </w:r>
      <w:r w:rsidRPr="00F960C0">
        <w:rPr>
          <w:rFonts w:eastAsia="Calibri"/>
          <w:i/>
          <w:color w:val="000000"/>
          <w:sz w:val="16"/>
          <w:szCs w:val="16"/>
        </w:rPr>
        <w:t>(</w:t>
      </w:r>
      <w:proofErr w:type="spellStart"/>
      <w:r w:rsidRPr="00F960C0">
        <w:rPr>
          <w:rFonts w:eastAsia="Calibri"/>
          <w:i/>
          <w:color w:val="000000"/>
          <w:sz w:val="16"/>
          <w:szCs w:val="16"/>
        </w:rPr>
        <w:t>Iuell</w:t>
      </w:r>
      <w:proofErr w:type="spellEnd"/>
      <w:r w:rsidRPr="00F960C0">
        <w:rPr>
          <w:rFonts w:eastAsia="Calibri"/>
          <w:i/>
          <w:color w:val="000000"/>
          <w:sz w:val="16"/>
          <w:szCs w:val="16"/>
        </w:rPr>
        <w:t>, B. (ed.). 2003</w:t>
      </w:r>
    </w:p>
    <w:p w14:paraId="000000A8" w14:textId="7B0D9FDA" w:rsidR="00760A7C" w:rsidRPr="00F960C0" w:rsidRDefault="00454794" w:rsidP="00A44F96">
      <w:pPr>
        <w:numPr>
          <w:ilvl w:val="0"/>
          <w:numId w:val="1"/>
        </w:numPr>
        <w:pBdr>
          <w:top w:val="nil"/>
          <w:left w:val="nil"/>
          <w:bottom w:val="nil"/>
          <w:right w:val="nil"/>
          <w:between w:val="nil"/>
        </w:pBdr>
        <w:spacing w:after="160"/>
        <w:ind w:left="1440"/>
        <w:rPr>
          <w:rFonts w:eastAsia="Calibri"/>
          <w:i/>
          <w:color w:val="000000"/>
          <w:sz w:val="16"/>
          <w:szCs w:val="16"/>
        </w:rPr>
      </w:pPr>
      <w:r w:rsidRPr="00F960C0">
        <w:rPr>
          <w:rFonts w:eastAsia="Calibri"/>
          <w:i/>
          <w:color w:val="000000"/>
          <w:sz w:val="16"/>
          <w:szCs w:val="16"/>
        </w:rPr>
        <w:t xml:space="preserve">Expert </w:t>
      </w:r>
      <w:r w:rsidR="00B27327">
        <w:rPr>
          <w:rFonts w:eastAsia="Calibri"/>
          <w:i/>
          <w:color w:val="000000"/>
          <w:sz w:val="16"/>
          <w:szCs w:val="16"/>
        </w:rPr>
        <w:t xml:space="preserve">width: length </w:t>
      </w:r>
      <w:r w:rsidRPr="00F960C0">
        <w:rPr>
          <w:rFonts w:eastAsia="Calibri"/>
          <w:i/>
          <w:color w:val="000000"/>
          <w:sz w:val="16"/>
          <w:szCs w:val="16"/>
        </w:rPr>
        <w:t xml:space="preserve"> recommendations of 0.8 or greater for overpasses in Europe (</w:t>
      </w:r>
      <w:proofErr w:type="spellStart"/>
      <w:r w:rsidRPr="00F960C0">
        <w:rPr>
          <w:rFonts w:eastAsia="Calibri"/>
          <w:i/>
          <w:color w:val="000000"/>
          <w:sz w:val="16"/>
          <w:szCs w:val="16"/>
        </w:rPr>
        <w:t>Iuell</w:t>
      </w:r>
      <w:proofErr w:type="spellEnd"/>
      <w:r w:rsidRPr="00F960C0">
        <w:rPr>
          <w:rFonts w:eastAsia="Calibri"/>
          <w:i/>
          <w:color w:val="000000"/>
          <w:sz w:val="16"/>
          <w:szCs w:val="16"/>
        </w:rPr>
        <w:t>, B. (ed.). 2003).</w:t>
      </w:r>
    </w:p>
    <w:p w14:paraId="4ADD34A3" w14:textId="77777777" w:rsidR="00F960C0" w:rsidRDefault="00F960C0">
      <w:pPr>
        <w:spacing w:line="480" w:lineRule="auto"/>
      </w:pPr>
    </w:p>
    <w:p w14:paraId="63F900F6" w14:textId="77777777" w:rsidR="00F960C0" w:rsidRDefault="00F960C0">
      <w:pPr>
        <w:spacing w:line="480" w:lineRule="auto"/>
      </w:pPr>
    </w:p>
    <w:p w14:paraId="0194DE9C" w14:textId="77777777" w:rsidR="00F960C0" w:rsidRDefault="00F960C0">
      <w:pPr>
        <w:spacing w:line="480" w:lineRule="auto"/>
      </w:pPr>
    </w:p>
    <w:p w14:paraId="000000AA" w14:textId="2A104B67" w:rsidR="00760A7C" w:rsidRDefault="00454794" w:rsidP="00A44F96">
      <w:pPr>
        <w:spacing w:line="480" w:lineRule="auto"/>
        <w:ind w:left="720"/>
        <w:rPr>
          <w:color w:val="000000"/>
        </w:rPr>
      </w:pPr>
      <w:r w:rsidRPr="00F960C0">
        <w:lastRenderedPageBreak/>
        <w:t>While a date of construction was not recorded for all structures, the structures for which a construction date was available in the literature</w:t>
      </w:r>
      <w:r w:rsidRPr="00F960C0">
        <w:rPr>
          <w:color w:val="000000"/>
        </w:rPr>
        <w:t xml:space="preserve"> were built between 1975-2019</w:t>
      </w:r>
      <w:r w:rsidRPr="00F960C0">
        <w:t>. A</w:t>
      </w:r>
      <w:r w:rsidRPr="00F960C0">
        <w:rPr>
          <w:color w:val="000000"/>
        </w:rPr>
        <w:t xml:space="preserve">cross the 120 overpasses, the average width was 34m, an average of four </w:t>
      </w:r>
      <w:r w:rsidR="000842F2">
        <w:rPr>
          <w:color w:val="000000"/>
        </w:rPr>
        <w:t xml:space="preserve">traffic </w:t>
      </w:r>
      <w:r w:rsidRPr="00F960C0">
        <w:rPr>
          <w:color w:val="000000"/>
        </w:rPr>
        <w:t xml:space="preserve">lanes were crossed, and an average width to length ratio of 0.58 was </w:t>
      </w:r>
      <w:del w:id="124" w:author="Clayton Lamb" w:date="2022-06-23T14:15:00Z">
        <w:r w:rsidRPr="00F960C0" w:rsidDel="001C180F">
          <w:rPr>
            <w:color w:val="000000"/>
          </w:rPr>
          <w:delText>observed  (</w:delText>
        </w:r>
      </w:del>
      <w:ins w:id="125" w:author="Clayton Lamb" w:date="2022-06-23T14:15:00Z">
        <w:r w:rsidR="001C180F" w:rsidRPr="00F960C0">
          <w:rPr>
            <w:color w:val="000000"/>
          </w:rPr>
          <w:t>observed (</w:t>
        </w:r>
      </w:ins>
      <w:r w:rsidRPr="00F960C0">
        <w:rPr>
          <w:color w:val="000000"/>
        </w:rPr>
        <w:t>Table 1). In North America, only 29% of overpass structures adhered to the &gt;50m width recommendation. Similarly, in Europe, only 50% and 21% of structures were respectively in compliance with the &gt;50m width, and &gt;0.8 width:</w:t>
      </w:r>
      <w:r w:rsidR="00DF129C">
        <w:rPr>
          <w:color w:val="000000"/>
        </w:rPr>
        <w:t xml:space="preserve"> </w:t>
      </w:r>
      <w:r w:rsidRPr="00F960C0">
        <w:rPr>
          <w:color w:val="000000"/>
        </w:rPr>
        <w:t xml:space="preserve">length ratio recommendations. Figure </w:t>
      </w:r>
      <w:r w:rsidR="004E554D">
        <w:rPr>
          <w:color w:val="000000"/>
        </w:rPr>
        <w:t xml:space="preserve">4 </w:t>
      </w:r>
      <w:r w:rsidRPr="00F960C0">
        <w:rPr>
          <w:color w:val="000000"/>
        </w:rPr>
        <w:t>shows the distribution of overpass widths</w:t>
      </w:r>
      <w:r w:rsidRPr="00F960C0">
        <w:t xml:space="preserve">, </w:t>
      </w:r>
      <w:r w:rsidRPr="00F960C0">
        <w:rPr>
          <w:color w:val="000000"/>
        </w:rPr>
        <w:t xml:space="preserve"> highlighting a slight skew towards larger widths. </w:t>
      </w:r>
    </w:p>
    <w:p w14:paraId="5843DAEA" w14:textId="77777777" w:rsidR="00B27327" w:rsidRPr="00F960C0" w:rsidRDefault="00B27327">
      <w:pPr>
        <w:spacing w:line="480" w:lineRule="auto"/>
        <w:rPr>
          <w:color w:val="000000"/>
        </w:rPr>
      </w:pPr>
    </w:p>
    <w:p w14:paraId="000000AB" w14:textId="02BB6DD2" w:rsidR="00760A7C" w:rsidRPr="00F960C0" w:rsidRDefault="00454794" w:rsidP="00A030CA">
      <w:pPr>
        <w:spacing w:line="480" w:lineRule="auto"/>
        <w:ind w:left="720"/>
        <w:rPr>
          <w:color w:val="000000"/>
        </w:rPr>
      </w:pPr>
      <w:commentRangeStart w:id="126"/>
      <w:r w:rsidRPr="00F960C0">
        <w:rPr>
          <w:color w:val="000000"/>
        </w:rPr>
        <w:t xml:space="preserve">For the sample of twelve northwestern North American overpasses, </w:t>
      </w:r>
      <w:ins w:id="127" w:author="Clayton Lamb" w:date="2022-06-23T14:21:00Z">
        <w:r w:rsidR="005E3C4E">
          <w:rPr>
            <w:color w:val="000000"/>
          </w:rPr>
          <w:t>the average crossing rate for 40-60</w:t>
        </w:r>
      </w:ins>
      <w:ins w:id="128" w:author="Clayton Lamb" w:date="2022-06-23T17:29:00Z">
        <w:r w:rsidR="00CA17B5">
          <w:rPr>
            <w:color w:val="000000"/>
          </w:rPr>
          <w:t xml:space="preserve"> </w:t>
        </w:r>
      </w:ins>
      <w:ins w:id="129" w:author="Clayton Lamb" w:date="2022-06-23T14:21:00Z">
        <w:r w:rsidR="005E3C4E">
          <w:rPr>
            <w:color w:val="000000"/>
          </w:rPr>
          <w:t>m wide structures was 1.6</w:t>
        </w:r>
      </w:ins>
      <w:ins w:id="130" w:author="Clayton Lamb" w:date="2022-06-23T17:29:00Z">
        <w:r w:rsidR="00CA17B5">
          <w:rPr>
            <w:color w:val="000000"/>
          </w:rPr>
          <w:t xml:space="preserve"> (</w:t>
        </w:r>
      </w:ins>
      <w:ins w:id="131" w:author="Clayton Lamb" w:date="2022-06-23T17:30:00Z">
        <w:r w:rsidR="00CA17B5">
          <w:rPr>
            <w:color w:val="000000"/>
          </w:rPr>
          <w:t>SE=0.4)</w:t>
        </w:r>
      </w:ins>
      <w:ins w:id="132" w:author="Clayton Lamb" w:date="2022-06-23T14:21:00Z">
        <w:r w:rsidR="005E3C4E">
          <w:rPr>
            <w:color w:val="000000"/>
          </w:rPr>
          <w:t xml:space="preserve"> animals per day while structures &lt;40 m was 0.7</w:t>
        </w:r>
      </w:ins>
      <w:ins w:id="133" w:author="Clayton Lamb" w:date="2022-06-23T17:30:00Z">
        <w:r w:rsidR="00CA17B5">
          <w:rPr>
            <w:color w:val="000000"/>
          </w:rPr>
          <w:t xml:space="preserve"> (SE=0.4)</w:t>
        </w:r>
      </w:ins>
      <w:ins w:id="134" w:author="Clayton Lamb" w:date="2022-06-23T14:21:00Z">
        <w:r w:rsidR="005E3C4E">
          <w:rPr>
            <w:color w:val="000000"/>
          </w:rPr>
          <w:t xml:space="preserve"> animals per day.</w:t>
        </w:r>
        <w:r w:rsidR="005E3C4E">
          <w:rPr>
            <w:color w:val="000000"/>
          </w:rPr>
          <w:t xml:space="preserve"> </w:t>
        </w:r>
      </w:ins>
      <w:del w:id="135" w:author="Clayton Lamb" w:date="2022-06-23T14:21:00Z">
        <w:r w:rsidRPr="00F960C0" w:rsidDel="00CE3440">
          <w:rPr>
            <w:color w:val="000000"/>
          </w:rPr>
          <w:delText>w</w:delText>
        </w:r>
      </w:del>
      <w:del w:id="136" w:author="Clayton Lamb" w:date="2022-06-23T17:34:00Z">
        <w:r w:rsidRPr="00F960C0" w:rsidDel="00CA17B5">
          <w:rPr>
            <w:color w:val="000000"/>
          </w:rPr>
          <w:delText xml:space="preserve">e </w:delText>
        </w:r>
      </w:del>
      <w:ins w:id="137" w:author="Clayton Lamb" w:date="2022-06-23T17:34:00Z">
        <w:r w:rsidR="00CA17B5">
          <w:rPr>
            <w:color w:val="000000"/>
          </w:rPr>
          <w:t>T</w:t>
        </w:r>
      </w:ins>
      <w:ins w:id="138" w:author="Clayton Lamb" w:date="2022-06-23T17:33:00Z">
        <w:r w:rsidR="00CA17B5">
          <w:rPr>
            <w:color w:val="000000"/>
          </w:rPr>
          <w:t xml:space="preserve">he </w:t>
        </w:r>
        <w:r w:rsidR="00CA17B5" w:rsidRPr="00F960C0">
          <w:rPr>
            <w:color w:val="000000"/>
          </w:rPr>
          <w:t>total number of large mammal crossings per day</w:t>
        </w:r>
        <w:r w:rsidR="00CA17B5" w:rsidRPr="00F960C0">
          <w:rPr>
            <w:color w:val="000000"/>
          </w:rPr>
          <w:t xml:space="preserve"> </w:t>
        </w:r>
        <w:r w:rsidR="00CA17B5">
          <w:rPr>
            <w:color w:val="000000"/>
          </w:rPr>
          <w:t xml:space="preserve">was </w:t>
        </w:r>
      </w:ins>
      <w:del w:id="139" w:author="Clayton Lamb" w:date="2022-06-23T17:33:00Z">
        <w:r w:rsidRPr="00F960C0" w:rsidDel="00CA17B5">
          <w:rPr>
            <w:color w:val="000000"/>
          </w:rPr>
          <w:delText xml:space="preserve">found a non-significant </w:delText>
        </w:r>
        <w:r w:rsidRPr="00CA17B5" w:rsidDel="00CA17B5">
          <w:rPr>
            <w:color w:val="000000"/>
            <w:rPrChange w:id="140" w:author="Clayton Lamb" w:date="2022-06-23T17:32:00Z">
              <w:rPr>
                <w:color w:val="000000"/>
                <w:highlight w:val="yellow"/>
              </w:rPr>
            </w:rPrChange>
          </w:rPr>
          <w:delText>(</w:delText>
        </w:r>
      </w:del>
      <w:del w:id="141" w:author="Clayton Lamb" w:date="2022-06-23T14:16:00Z">
        <w:r w:rsidRPr="00CA17B5" w:rsidDel="005E3C4E">
          <w:rPr>
            <w:color w:val="000000"/>
            <w:rPrChange w:id="142" w:author="Clayton Lamb" w:date="2022-06-23T17:32:00Z">
              <w:rPr>
                <w:b/>
                <w:bCs/>
                <w:color w:val="000000"/>
                <w:highlight w:val="yellow"/>
              </w:rPr>
            </w:rPrChange>
          </w:rPr>
          <w:delText>insert p value</w:delText>
        </w:r>
      </w:del>
      <w:del w:id="143" w:author="Clayton Lamb" w:date="2022-06-23T17:33:00Z">
        <w:r w:rsidRPr="00CA17B5" w:rsidDel="00CA17B5">
          <w:rPr>
            <w:color w:val="000000"/>
            <w:rPrChange w:id="144" w:author="Clayton Lamb" w:date="2022-06-23T17:32:00Z">
              <w:rPr>
                <w:b/>
                <w:bCs/>
                <w:color w:val="000000"/>
                <w:highlight w:val="yellow"/>
              </w:rPr>
            </w:rPrChange>
          </w:rPr>
          <w:delText>)</w:delText>
        </w:r>
        <w:r w:rsidRPr="00F960C0" w:rsidDel="00CA17B5">
          <w:rPr>
            <w:b/>
            <w:color w:val="000000"/>
          </w:rPr>
          <w:delText xml:space="preserve"> </w:delText>
        </w:r>
      </w:del>
      <w:r w:rsidRPr="00F960C0">
        <w:rPr>
          <w:color w:val="000000"/>
        </w:rPr>
        <w:t>positive</w:t>
      </w:r>
      <w:ins w:id="145" w:author="Clayton Lamb" w:date="2022-06-23T17:33:00Z">
        <w:r w:rsidR="00CA17B5">
          <w:rPr>
            <w:color w:val="000000"/>
          </w:rPr>
          <w:t>ly</w:t>
        </w:r>
      </w:ins>
      <w:r w:rsidRPr="00F960C0">
        <w:rPr>
          <w:color w:val="000000"/>
        </w:rPr>
        <w:t xml:space="preserve"> relat</w:t>
      </w:r>
      <w:ins w:id="146" w:author="Clayton Lamb" w:date="2022-06-23T17:33:00Z">
        <w:r w:rsidR="00CA17B5">
          <w:rPr>
            <w:color w:val="000000"/>
          </w:rPr>
          <w:t>ed</w:t>
        </w:r>
      </w:ins>
      <w:del w:id="147" w:author="Clayton Lamb" w:date="2022-06-23T17:33:00Z">
        <w:r w:rsidRPr="00F960C0" w:rsidDel="00CA17B5">
          <w:rPr>
            <w:color w:val="000000"/>
          </w:rPr>
          <w:delText>ionship</w:delText>
        </w:r>
      </w:del>
      <w:ins w:id="148" w:author="Clayton Lamb" w:date="2022-06-23T17:30:00Z">
        <w:r w:rsidR="00CA17B5">
          <w:rPr>
            <w:color w:val="000000"/>
          </w:rPr>
          <w:t xml:space="preserve"> (</w:t>
        </w:r>
      </w:ins>
      <w:ins w:id="149" w:author="Clayton Lamb" w:date="2022-06-23T17:31:00Z">
        <w:r w:rsidR="00CA17B5">
          <w:rPr>
            <w:color w:val="000000"/>
          </w:rPr>
          <w:sym w:font="Symbol" w:char="F062"/>
        </w:r>
        <w:r w:rsidR="00CA17B5">
          <w:rPr>
            <w:color w:val="000000"/>
          </w:rPr>
          <w:t>=0.013, SE=0.0</w:t>
        </w:r>
      </w:ins>
      <w:ins w:id="150" w:author="Clayton Lamb" w:date="2022-06-23T17:32:00Z">
        <w:r w:rsidR="00CA17B5">
          <w:rPr>
            <w:color w:val="000000"/>
          </w:rPr>
          <w:t>13)</w:t>
        </w:r>
      </w:ins>
      <w:ins w:id="151" w:author="Clayton Lamb" w:date="2022-06-23T17:33:00Z">
        <w:r w:rsidR="00CA17B5">
          <w:rPr>
            <w:color w:val="000000"/>
          </w:rPr>
          <w:t xml:space="preserve"> to width, but the effect was </w:t>
        </w:r>
        <w:r w:rsidR="00CA17B5" w:rsidRPr="00F960C0">
          <w:rPr>
            <w:color w:val="000000"/>
          </w:rPr>
          <w:t>n</w:t>
        </w:r>
        <w:r w:rsidR="00CA17B5">
          <w:rPr>
            <w:color w:val="000000"/>
          </w:rPr>
          <w:t xml:space="preserve">ot </w:t>
        </w:r>
        <w:r w:rsidR="00CA17B5" w:rsidRPr="00F960C0">
          <w:rPr>
            <w:color w:val="000000"/>
          </w:rPr>
          <w:t xml:space="preserve">significant </w:t>
        </w:r>
        <w:r w:rsidR="00CA17B5" w:rsidRPr="00906668">
          <w:rPr>
            <w:color w:val="000000"/>
          </w:rPr>
          <w:t>(p=0.35)</w:t>
        </w:r>
        <w:r w:rsidR="00CA17B5">
          <w:rPr>
            <w:color w:val="000000"/>
          </w:rPr>
          <w:t>.</w:t>
        </w:r>
      </w:ins>
      <w:ins w:id="152" w:author="Clayton Lamb" w:date="2022-06-23T17:34:00Z">
        <w:r w:rsidR="00CA17B5">
          <w:rPr>
            <w:color w:val="000000"/>
          </w:rPr>
          <w:t xml:space="preserve"> Similarly,</w:t>
        </w:r>
      </w:ins>
      <w:ins w:id="153" w:author="Clayton Lamb" w:date="2022-06-23T17:33:00Z">
        <w:r w:rsidR="00CA17B5" w:rsidRPr="00F960C0">
          <w:rPr>
            <w:b/>
            <w:color w:val="000000"/>
          </w:rPr>
          <w:t xml:space="preserve"> </w:t>
        </w:r>
      </w:ins>
      <w:r w:rsidRPr="00F960C0">
        <w:rPr>
          <w:color w:val="000000"/>
        </w:rPr>
        <w:t xml:space="preserve"> </w:t>
      </w:r>
      <w:ins w:id="154" w:author="Clayton Lamb" w:date="2022-06-23T17:34:00Z">
        <w:r w:rsidR="00CA17B5">
          <w:rPr>
            <w:color w:val="000000"/>
          </w:rPr>
          <w:t>t</w:t>
        </w:r>
        <w:r w:rsidR="00CA17B5">
          <w:rPr>
            <w:color w:val="000000"/>
          </w:rPr>
          <w:t xml:space="preserve">he </w:t>
        </w:r>
        <w:r w:rsidR="00CA17B5" w:rsidRPr="00F960C0">
          <w:rPr>
            <w:color w:val="000000"/>
          </w:rPr>
          <w:t xml:space="preserve">total number of large mammal crossings per day </w:t>
        </w:r>
        <w:r w:rsidR="00CA17B5">
          <w:rPr>
            <w:color w:val="000000"/>
          </w:rPr>
          <w:t xml:space="preserve">was </w:t>
        </w:r>
        <w:r w:rsidR="00CA17B5" w:rsidRPr="00F960C0">
          <w:rPr>
            <w:color w:val="000000"/>
          </w:rPr>
          <w:t>positive</w:t>
        </w:r>
        <w:r w:rsidR="00CA17B5">
          <w:rPr>
            <w:color w:val="000000"/>
          </w:rPr>
          <w:t>ly</w:t>
        </w:r>
        <w:r w:rsidR="00CA17B5" w:rsidRPr="00F960C0">
          <w:rPr>
            <w:color w:val="000000"/>
          </w:rPr>
          <w:t xml:space="preserve"> relat</w:t>
        </w:r>
        <w:r w:rsidR="00CA17B5">
          <w:rPr>
            <w:color w:val="000000"/>
          </w:rPr>
          <w:t>ed (</w:t>
        </w:r>
        <w:r w:rsidR="00CA17B5">
          <w:rPr>
            <w:color w:val="000000"/>
          </w:rPr>
          <w:sym w:font="Symbol" w:char="F062"/>
        </w:r>
        <w:r w:rsidR="00CA17B5">
          <w:rPr>
            <w:color w:val="000000"/>
          </w:rPr>
          <w:t>=</w:t>
        </w:r>
        <w:r w:rsidR="00CA17B5">
          <w:rPr>
            <w:color w:val="000000"/>
          </w:rPr>
          <w:t>1.16</w:t>
        </w:r>
        <w:r w:rsidR="00CA17B5">
          <w:rPr>
            <w:color w:val="000000"/>
          </w:rPr>
          <w:t>, SE=0.</w:t>
        </w:r>
        <w:r w:rsidR="00CA17B5">
          <w:rPr>
            <w:color w:val="000000"/>
          </w:rPr>
          <w:t>97</w:t>
        </w:r>
        <w:r w:rsidR="00CA17B5">
          <w:rPr>
            <w:color w:val="000000"/>
          </w:rPr>
          <w:t xml:space="preserve">) to </w:t>
        </w:r>
        <w:proofErr w:type="spellStart"/>
        <w:r w:rsidR="00CA17B5">
          <w:rPr>
            <w:color w:val="000000"/>
          </w:rPr>
          <w:t>width</w:t>
        </w:r>
        <w:r w:rsidR="00CA17B5">
          <w:rPr>
            <w:color w:val="000000"/>
          </w:rPr>
          <w:t>:length</w:t>
        </w:r>
        <w:proofErr w:type="spellEnd"/>
        <w:r w:rsidR="00CA17B5">
          <w:rPr>
            <w:color w:val="000000"/>
          </w:rPr>
          <w:t xml:space="preserve"> ratio and</w:t>
        </w:r>
        <w:r w:rsidR="00CA17B5">
          <w:rPr>
            <w:color w:val="000000"/>
          </w:rPr>
          <w:t xml:space="preserve"> the effect was </w:t>
        </w:r>
        <w:r w:rsidR="00CA17B5" w:rsidRPr="00F960C0">
          <w:rPr>
            <w:color w:val="000000"/>
          </w:rPr>
          <w:t>n</w:t>
        </w:r>
        <w:r w:rsidR="00CA17B5">
          <w:rPr>
            <w:color w:val="000000"/>
          </w:rPr>
          <w:t xml:space="preserve">ot </w:t>
        </w:r>
        <w:r w:rsidR="00CA17B5" w:rsidRPr="00F960C0">
          <w:rPr>
            <w:color w:val="000000"/>
          </w:rPr>
          <w:t xml:space="preserve">significant </w:t>
        </w:r>
        <w:r w:rsidR="00CA17B5" w:rsidRPr="00906668">
          <w:rPr>
            <w:color w:val="000000"/>
          </w:rPr>
          <w:t>(p=0.</w:t>
        </w:r>
        <w:r w:rsidR="00CA17B5">
          <w:rPr>
            <w:color w:val="000000"/>
          </w:rPr>
          <w:t>26</w:t>
        </w:r>
        <w:r w:rsidR="00CA17B5" w:rsidRPr="00906668">
          <w:rPr>
            <w:color w:val="000000"/>
          </w:rPr>
          <w:t>)</w:t>
        </w:r>
      </w:ins>
      <w:del w:id="155" w:author="Clayton Lamb" w:date="2022-06-23T17:34:00Z">
        <w:r w:rsidRPr="00F960C0" w:rsidDel="00CA17B5">
          <w:rPr>
            <w:color w:val="000000"/>
          </w:rPr>
          <w:delText xml:space="preserve">between </w:delText>
        </w:r>
      </w:del>
      <w:del w:id="156" w:author="Clayton Lamb" w:date="2022-06-23T17:32:00Z">
        <w:r w:rsidRPr="00F960C0" w:rsidDel="00CA17B5">
          <w:rPr>
            <w:color w:val="000000"/>
          </w:rPr>
          <w:delText xml:space="preserve">both </w:delText>
        </w:r>
      </w:del>
      <w:del w:id="157" w:author="Clayton Lamb" w:date="2022-06-23T17:34:00Z">
        <w:r w:rsidRPr="00F960C0" w:rsidDel="00CA17B5">
          <w:rPr>
            <w:color w:val="000000"/>
          </w:rPr>
          <w:delText xml:space="preserve">width and width:length </w:delText>
        </w:r>
      </w:del>
      <w:del w:id="158" w:author="Clayton Lamb" w:date="2022-06-23T14:16:00Z">
        <w:r w:rsidRPr="00F960C0" w:rsidDel="005E3C4E">
          <w:rPr>
            <w:color w:val="000000"/>
          </w:rPr>
          <w:delText xml:space="preserve">in relation to the </w:delText>
        </w:r>
      </w:del>
      <w:ins w:id="159" w:author="Clayton Lamb" w:date="2022-06-23T14:16:00Z">
        <w:r w:rsidR="005E3C4E">
          <w:rPr>
            <w:color w:val="000000"/>
          </w:rPr>
          <w:t xml:space="preserve"> </w:t>
        </w:r>
      </w:ins>
      <w:del w:id="160" w:author="Clayton Lamb" w:date="2022-06-23T17:33:00Z">
        <w:r w:rsidRPr="00F960C0" w:rsidDel="00CA17B5">
          <w:rPr>
            <w:color w:val="000000"/>
          </w:rPr>
          <w:delText xml:space="preserve">total number of large mammal crossings per day </w:delText>
        </w:r>
      </w:del>
      <w:r w:rsidRPr="00F960C0">
        <w:rPr>
          <w:color w:val="000000"/>
        </w:rPr>
        <w:t xml:space="preserve">(Figure </w:t>
      </w:r>
      <w:r w:rsidR="004E554D">
        <w:rPr>
          <w:color w:val="000000"/>
        </w:rPr>
        <w:t>5</w:t>
      </w:r>
      <w:r w:rsidRPr="00F960C0">
        <w:rPr>
          <w:color w:val="000000"/>
        </w:rPr>
        <w:t xml:space="preserve">). </w:t>
      </w:r>
      <w:ins w:id="161" w:author="Clayton Lamb" w:date="2022-06-23T14:16:00Z">
        <w:r w:rsidR="005E3C4E">
          <w:rPr>
            <w:color w:val="000000"/>
          </w:rPr>
          <w:t>A n</w:t>
        </w:r>
      </w:ins>
      <w:del w:id="162" w:author="Clayton Lamb" w:date="2022-06-23T14:16:00Z">
        <w:r w:rsidRPr="00F960C0" w:rsidDel="005E3C4E">
          <w:rPr>
            <w:color w:val="000000"/>
          </w:rPr>
          <w:delText>N</w:delText>
        </w:r>
      </w:del>
      <w:r w:rsidRPr="00F960C0">
        <w:rPr>
          <w:color w:val="000000"/>
        </w:rPr>
        <w:t xml:space="preserve">on-significant </w:t>
      </w:r>
      <w:ins w:id="163" w:author="Clayton Lamb" w:date="2022-06-23T14:16:00Z">
        <w:r w:rsidR="005E3C4E">
          <w:rPr>
            <w:color w:val="000000"/>
          </w:rPr>
          <w:t xml:space="preserve">positive </w:t>
        </w:r>
      </w:ins>
      <w:r w:rsidRPr="00F960C0">
        <w:rPr>
          <w:color w:val="000000"/>
        </w:rPr>
        <w:t>relationship</w:t>
      </w:r>
      <w:ins w:id="164" w:author="Clayton Lamb" w:date="2022-06-23T14:16:00Z">
        <w:r w:rsidR="005E3C4E">
          <w:rPr>
            <w:color w:val="000000"/>
          </w:rPr>
          <w:t xml:space="preserve"> (p=</w:t>
        </w:r>
      </w:ins>
      <w:ins w:id="165" w:author="Clayton Lamb" w:date="2022-06-23T14:17:00Z">
        <w:r w:rsidR="005E3C4E">
          <w:rPr>
            <w:color w:val="000000"/>
          </w:rPr>
          <w:t>0.26)</w:t>
        </w:r>
      </w:ins>
      <w:del w:id="166" w:author="Clayton Lamb" w:date="2022-06-23T14:16:00Z">
        <w:r w:rsidRPr="00F960C0" w:rsidDel="005E3C4E">
          <w:rPr>
            <w:color w:val="000000"/>
          </w:rPr>
          <w:delText>s</w:delText>
        </w:r>
      </w:del>
      <w:r w:rsidRPr="00F960C0">
        <w:rPr>
          <w:color w:val="000000"/>
        </w:rPr>
        <w:t xml:space="preserve"> between taxa</w:t>
      </w:r>
      <w:r w:rsidR="00DD385F" w:rsidRPr="00F960C0">
        <w:rPr>
          <w:color w:val="000000"/>
        </w:rPr>
        <w:t xml:space="preserve">-specific </w:t>
      </w:r>
      <w:r w:rsidRPr="00F960C0">
        <w:rPr>
          <w:color w:val="000000"/>
        </w:rPr>
        <w:t xml:space="preserve">crossing rates were also found in relation to overpass width and </w:t>
      </w:r>
      <w:proofErr w:type="spellStart"/>
      <w:r w:rsidRPr="00F960C0">
        <w:rPr>
          <w:color w:val="000000"/>
        </w:rPr>
        <w:t>width:length</w:t>
      </w:r>
      <w:proofErr w:type="spellEnd"/>
      <w:r w:rsidRPr="00F960C0">
        <w:rPr>
          <w:color w:val="000000"/>
        </w:rPr>
        <w:t xml:space="preserve"> ratios.</w:t>
      </w:r>
      <w:commentRangeEnd w:id="126"/>
      <w:r w:rsidRPr="00F960C0">
        <w:commentReference w:id="126"/>
      </w:r>
      <w:r w:rsidR="00B22D27">
        <w:rPr>
          <w:color w:val="000000"/>
        </w:rPr>
        <w:t xml:space="preserve"> Of the large mammals (n=9) included in the study, we found that the larger overpasses (n=8) between 40-60</w:t>
      </w:r>
      <w:ins w:id="167" w:author="Clayton Lamb" w:date="2022-06-23T17:35:00Z">
        <w:r w:rsidR="00763B08">
          <w:rPr>
            <w:color w:val="000000"/>
          </w:rPr>
          <w:t xml:space="preserve"> </w:t>
        </w:r>
      </w:ins>
      <w:r w:rsidR="00B22D27">
        <w:rPr>
          <w:color w:val="000000"/>
        </w:rPr>
        <w:t>m wide</w:t>
      </w:r>
      <w:r w:rsidR="00DF129C">
        <w:rPr>
          <w:color w:val="000000"/>
        </w:rPr>
        <w:t xml:space="preserve"> crossed</w:t>
      </w:r>
      <w:r w:rsidR="00B22D27">
        <w:rPr>
          <w:color w:val="000000"/>
        </w:rPr>
        <w:t xml:space="preserve"> an average of </w:t>
      </w:r>
      <w:r w:rsidR="00BE48AF">
        <w:rPr>
          <w:color w:val="000000"/>
        </w:rPr>
        <w:t>6.8 species in comparison to narrower structures (n=4) less than</w:t>
      </w:r>
      <w:r w:rsidR="0068119C">
        <w:rPr>
          <w:color w:val="000000"/>
        </w:rPr>
        <w:t xml:space="preserve"> 10</w:t>
      </w:r>
      <w:ins w:id="168" w:author="Clayton Lamb" w:date="2022-06-23T17:35:00Z">
        <w:r w:rsidR="00763B08">
          <w:rPr>
            <w:color w:val="000000"/>
          </w:rPr>
          <w:t xml:space="preserve"> </w:t>
        </w:r>
      </w:ins>
      <w:r w:rsidR="0068119C">
        <w:rPr>
          <w:color w:val="000000"/>
        </w:rPr>
        <w:t xml:space="preserve">m wide that </w:t>
      </w:r>
      <w:r w:rsidR="002E0C05">
        <w:rPr>
          <w:color w:val="000000"/>
        </w:rPr>
        <w:t>crossed</w:t>
      </w:r>
      <w:r w:rsidR="0068119C">
        <w:rPr>
          <w:color w:val="000000"/>
        </w:rPr>
        <w:t xml:space="preserve"> an</w:t>
      </w:r>
      <w:r w:rsidR="002E0C05">
        <w:rPr>
          <w:color w:val="000000"/>
        </w:rPr>
        <w:t xml:space="preserve"> average of 3 different species.</w:t>
      </w:r>
      <w:ins w:id="169" w:author="Clayton Lamb" w:date="2022-06-23T14:17:00Z">
        <w:r w:rsidR="005E3C4E">
          <w:rPr>
            <w:color w:val="000000"/>
          </w:rPr>
          <w:t xml:space="preserve"> </w:t>
        </w:r>
      </w:ins>
    </w:p>
    <w:p w14:paraId="000000AC" w14:textId="77777777" w:rsidR="00760A7C" w:rsidRPr="00F960C0" w:rsidRDefault="00760A7C">
      <w:pPr>
        <w:spacing w:line="480" w:lineRule="auto"/>
        <w:rPr>
          <w:color w:val="000000"/>
        </w:rPr>
      </w:pPr>
    </w:p>
    <w:p w14:paraId="000000AD" w14:textId="77777777" w:rsidR="00760A7C" w:rsidRPr="00F960C0" w:rsidRDefault="00760A7C">
      <w:pPr>
        <w:spacing w:line="480" w:lineRule="auto"/>
        <w:rPr>
          <w:color w:val="000000"/>
        </w:rPr>
      </w:pPr>
    </w:p>
    <w:p w14:paraId="000000AE" w14:textId="77777777" w:rsidR="00760A7C" w:rsidRPr="00F960C0" w:rsidRDefault="00760A7C">
      <w:pPr>
        <w:spacing w:line="480" w:lineRule="auto"/>
        <w:rPr>
          <w:b/>
          <w:color w:val="000000"/>
        </w:rPr>
      </w:pPr>
    </w:p>
    <w:p w14:paraId="000000AF" w14:textId="5D6D0153" w:rsidR="00760A7C" w:rsidRPr="00F960C0" w:rsidRDefault="00454794">
      <w:pPr>
        <w:spacing w:line="480" w:lineRule="auto"/>
        <w:rPr>
          <w:b/>
          <w:color w:val="000000"/>
        </w:rPr>
      </w:pPr>
      <w:commentRangeStart w:id="170"/>
      <w:r w:rsidRPr="00F960C0">
        <w:rPr>
          <w:b/>
          <w:noProof/>
          <w:color w:val="000000"/>
        </w:rPr>
        <w:drawing>
          <wp:inline distT="0" distB="0" distL="0" distR="0" wp14:anchorId="5B8143CB" wp14:editId="6E0AF21A">
            <wp:extent cx="5943600" cy="5094514"/>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600" cy="5094514"/>
                    </a:xfrm>
                    <a:prstGeom prst="rect">
                      <a:avLst/>
                    </a:prstGeom>
                    <a:ln/>
                  </pic:spPr>
                </pic:pic>
              </a:graphicData>
            </a:graphic>
          </wp:inline>
        </w:drawing>
      </w:r>
      <w:commentRangeEnd w:id="170"/>
      <w:r w:rsidRPr="00F960C0">
        <w:commentReference w:id="170"/>
      </w:r>
    </w:p>
    <w:p w14:paraId="045A3451" w14:textId="066C65F7" w:rsidR="00EF1ECC" w:rsidRPr="00EF1ECC" w:rsidRDefault="00454794" w:rsidP="00EF1ECC">
      <w:pPr>
        <w:pBdr>
          <w:top w:val="nil"/>
          <w:left w:val="nil"/>
          <w:bottom w:val="nil"/>
          <w:right w:val="nil"/>
          <w:between w:val="nil"/>
        </w:pBdr>
        <w:ind w:left="720"/>
        <w:rPr>
          <w:rFonts w:eastAsia="Calibri"/>
          <w:color w:val="000000"/>
        </w:rPr>
      </w:pPr>
      <w:r w:rsidRPr="00F960C0">
        <w:rPr>
          <w:b/>
          <w:color w:val="000000"/>
        </w:rPr>
        <w:t xml:space="preserve">Figure </w:t>
      </w:r>
      <w:r w:rsidR="004E554D">
        <w:rPr>
          <w:b/>
          <w:color w:val="000000"/>
        </w:rPr>
        <w:t>4</w:t>
      </w:r>
      <w:r w:rsidRPr="00F960C0">
        <w:rPr>
          <w:b/>
          <w:color w:val="000000"/>
        </w:rPr>
        <w:t xml:space="preserve">. </w:t>
      </w:r>
      <w:r w:rsidRPr="00F960C0">
        <w:rPr>
          <w:color w:val="000000"/>
        </w:rPr>
        <w:t xml:space="preserve">Dimensions of 120 wildlife overpasses </w:t>
      </w:r>
      <w:r w:rsidR="000B7DD9">
        <w:rPr>
          <w:color w:val="000000"/>
        </w:rPr>
        <w:t xml:space="preserve">from around the world </w:t>
      </w:r>
      <w:r w:rsidRPr="00F960C0">
        <w:rPr>
          <w:color w:val="000000"/>
        </w:rPr>
        <w:t>included in the review.</w:t>
      </w:r>
      <w:r w:rsidR="000B7DD9">
        <w:rPr>
          <w:color w:val="000000"/>
        </w:rPr>
        <w:t xml:space="preserve"> All overpass measurements performed using the ruler tool </w:t>
      </w:r>
      <w:r w:rsidR="000B7DD9" w:rsidRPr="000B7DD9">
        <w:rPr>
          <w:color w:val="000000"/>
        </w:rPr>
        <w:t>in Google Earth Pro 7.3.4.8573 (64-bit).</w:t>
      </w:r>
      <w:r w:rsidR="000B7DD9">
        <w:rPr>
          <w:color w:val="000000"/>
        </w:rPr>
        <w:t xml:space="preserve"> </w:t>
      </w:r>
      <w:r w:rsidR="00EF1ECC" w:rsidRPr="00EF1ECC">
        <w:rPr>
          <w:color w:val="000000"/>
        </w:rPr>
        <w:t>We define width as</w:t>
      </w:r>
      <w:r w:rsidR="00EF1ECC">
        <w:rPr>
          <w:color w:val="000000"/>
        </w:rPr>
        <w:t xml:space="preserve"> </w:t>
      </w:r>
      <w:r w:rsidR="00EF1ECC" w:rsidRPr="00EF1ECC">
        <w:rPr>
          <w:color w:val="000000"/>
        </w:rPr>
        <w:t xml:space="preserve">the </w:t>
      </w:r>
      <w:r w:rsidR="00EF1ECC">
        <w:rPr>
          <w:rFonts w:eastAsia="Calibri"/>
          <w:color w:val="000000"/>
        </w:rPr>
        <w:t>e</w:t>
      </w:r>
      <w:r w:rsidR="00EF1ECC" w:rsidRPr="00EF1ECC">
        <w:rPr>
          <w:rFonts w:eastAsia="Calibri"/>
          <w:color w:val="000000"/>
        </w:rPr>
        <w:t xml:space="preserve">stimated inner width of overpass </w:t>
      </w:r>
      <w:r w:rsidR="00EF1ECC" w:rsidRPr="00EF1ECC">
        <w:rPr>
          <w:color w:val="000000"/>
        </w:rPr>
        <w:t>and length</w:t>
      </w:r>
      <w:r w:rsidR="00EF1ECC">
        <w:rPr>
          <w:color w:val="000000"/>
        </w:rPr>
        <w:t xml:space="preserve"> as the e</w:t>
      </w:r>
      <w:r w:rsidR="00EF1ECC" w:rsidRPr="00EF1ECC">
        <w:rPr>
          <w:rFonts w:eastAsia="Calibri"/>
          <w:color w:val="000000"/>
        </w:rPr>
        <w:t xml:space="preserve">stimated headwall length of overpass structures </w:t>
      </w:r>
      <w:r w:rsidR="00FF4981">
        <w:rPr>
          <w:rFonts w:eastAsia="Calibri"/>
          <w:color w:val="000000"/>
        </w:rPr>
        <w:t>.</w:t>
      </w:r>
    </w:p>
    <w:p w14:paraId="000000B0" w14:textId="573CB4B5" w:rsidR="00760A7C" w:rsidRPr="00F960C0" w:rsidRDefault="00760A7C" w:rsidP="000B7DD9">
      <w:pPr>
        <w:spacing w:line="480" w:lineRule="auto"/>
        <w:ind w:left="720"/>
        <w:rPr>
          <w:color w:val="000000"/>
        </w:rPr>
      </w:pPr>
    </w:p>
    <w:p w14:paraId="000000B1" w14:textId="34F6C5E8" w:rsidR="00760A7C" w:rsidRPr="00F960C0" w:rsidRDefault="00760A7C">
      <w:pPr>
        <w:spacing w:line="480" w:lineRule="auto"/>
        <w:rPr>
          <w:color w:val="000000"/>
        </w:rPr>
      </w:pPr>
    </w:p>
    <w:p w14:paraId="000000B2" w14:textId="77777777" w:rsidR="00760A7C" w:rsidRPr="00F960C0" w:rsidRDefault="00760A7C">
      <w:pPr>
        <w:spacing w:line="480" w:lineRule="auto"/>
        <w:rPr>
          <w:color w:val="000000"/>
        </w:rPr>
      </w:pPr>
    </w:p>
    <w:p w14:paraId="000000B3" w14:textId="77777777" w:rsidR="00760A7C" w:rsidRPr="00F960C0" w:rsidRDefault="00760A7C">
      <w:pPr>
        <w:spacing w:line="480" w:lineRule="auto"/>
        <w:rPr>
          <w:color w:val="000000"/>
        </w:rPr>
      </w:pPr>
    </w:p>
    <w:p w14:paraId="000000B4" w14:textId="4C3CFFB0" w:rsidR="00760A7C" w:rsidRPr="00F960C0" w:rsidRDefault="00454794">
      <w:pPr>
        <w:spacing w:line="480" w:lineRule="auto"/>
        <w:rPr>
          <w:color w:val="000000"/>
        </w:rPr>
      </w:pPr>
      <w:commentRangeStart w:id="171"/>
      <w:commentRangeStart w:id="172"/>
      <w:r w:rsidRPr="00F960C0">
        <w:rPr>
          <w:b/>
          <w:noProof/>
          <w:color w:val="000000"/>
        </w:rPr>
        <w:lastRenderedPageBreak/>
        <w:drawing>
          <wp:inline distT="0" distB="0" distL="0" distR="0" wp14:anchorId="4D8A3C35" wp14:editId="2262602D">
            <wp:extent cx="5427570" cy="3876836"/>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22"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427570" cy="3876836"/>
                    </a:xfrm>
                    <a:prstGeom prst="rect">
                      <a:avLst/>
                    </a:prstGeom>
                    <a:ln/>
                  </pic:spPr>
                </pic:pic>
              </a:graphicData>
            </a:graphic>
          </wp:inline>
        </w:drawing>
      </w:r>
      <w:commentRangeEnd w:id="171"/>
      <w:r w:rsidRPr="00F960C0">
        <w:commentReference w:id="171"/>
      </w:r>
      <w:commentRangeEnd w:id="172"/>
      <w:r w:rsidRPr="00F960C0">
        <w:commentReference w:id="172"/>
      </w:r>
    </w:p>
    <w:p w14:paraId="000000B5" w14:textId="7A1335DC" w:rsidR="00760A7C" w:rsidRPr="00F960C0" w:rsidRDefault="00454794" w:rsidP="00A030CA">
      <w:pPr>
        <w:spacing w:line="480" w:lineRule="auto"/>
        <w:ind w:left="720"/>
        <w:rPr>
          <w:color w:val="000000"/>
        </w:rPr>
      </w:pPr>
      <w:r w:rsidRPr="00F960C0">
        <w:rPr>
          <w:b/>
          <w:color w:val="000000"/>
        </w:rPr>
        <w:t xml:space="preserve">Figure </w:t>
      </w:r>
      <w:r w:rsidR="004E554D">
        <w:rPr>
          <w:b/>
          <w:color w:val="000000"/>
        </w:rPr>
        <w:t>5</w:t>
      </w:r>
      <w:r w:rsidRPr="00F960C0">
        <w:rPr>
          <w:b/>
          <w:color w:val="000000"/>
        </w:rPr>
        <w:t xml:space="preserve">: </w:t>
      </w:r>
      <w:r w:rsidRPr="00F960C0">
        <w:rPr>
          <w:color w:val="000000"/>
        </w:rPr>
        <w:t xml:space="preserve">Overpass </w:t>
      </w:r>
      <w:r w:rsidR="0014351E">
        <w:rPr>
          <w:color w:val="000000"/>
        </w:rPr>
        <w:t xml:space="preserve">inner </w:t>
      </w:r>
      <w:r w:rsidRPr="00F960C0">
        <w:rPr>
          <w:color w:val="000000"/>
        </w:rPr>
        <w:t xml:space="preserve">width in relation to the number of successful wildlife crossings per day. Data compiled from </w:t>
      </w:r>
      <w:r w:rsidR="0014351E">
        <w:rPr>
          <w:color w:val="000000"/>
        </w:rPr>
        <w:t xml:space="preserve">transportation agencies </w:t>
      </w:r>
      <w:r w:rsidRPr="00F960C0">
        <w:rPr>
          <w:color w:val="000000"/>
        </w:rPr>
        <w:t xml:space="preserve">and </w:t>
      </w:r>
      <w:r w:rsidR="0014351E">
        <w:rPr>
          <w:color w:val="000000"/>
        </w:rPr>
        <w:t xml:space="preserve">government reports. </w:t>
      </w:r>
      <w:r w:rsidR="000842F2">
        <w:rPr>
          <w:color w:val="000000"/>
        </w:rPr>
        <w:t>Species included in analysis: (black bears (</w:t>
      </w:r>
      <w:r w:rsidR="000842F2">
        <w:rPr>
          <w:i/>
          <w:color w:val="000000"/>
        </w:rPr>
        <w:t>Ursus americanus),</w:t>
      </w:r>
      <w:r w:rsidR="000842F2">
        <w:rPr>
          <w:color w:val="000000"/>
        </w:rPr>
        <w:t xml:space="preserve"> grizzly bears </w:t>
      </w:r>
      <w:r w:rsidR="000842F2">
        <w:rPr>
          <w:i/>
          <w:color w:val="000000"/>
        </w:rPr>
        <w:t>(Ursus arctos),</w:t>
      </w:r>
      <w:r w:rsidR="000842F2">
        <w:rPr>
          <w:color w:val="000000"/>
        </w:rPr>
        <w:t xml:space="preserve">wolves </w:t>
      </w:r>
      <w:r w:rsidR="000842F2">
        <w:rPr>
          <w:i/>
          <w:color w:val="000000"/>
        </w:rPr>
        <w:t>(Canis lupus)</w:t>
      </w:r>
      <w:r w:rsidR="000842F2">
        <w:rPr>
          <w:color w:val="000000"/>
        </w:rPr>
        <w:t xml:space="preserve">, coyote </w:t>
      </w:r>
      <w:r w:rsidR="000842F2">
        <w:rPr>
          <w:i/>
          <w:color w:val="000000"/>
        </w:rPr>
        <w:t xml:space="preserve">(Canis latrans), </w:t>
      </w:r>
      <w:r w:rsidR="000842F2">
        <w:rPr>
          <w:color w:val="000000"/>
        </w:rPr>
        <w:t xml:space="preserve">cougars </w:t>
      </w:r>
      <w:r w:rsidR="000842F2">
        <w:rPr>
          <w:i/>
          <w:color w:val="000000"/>
        </w:rPr>
        <w:t>(Puma concolor),</w:t>
      </w:r>
      <w:r w:rsidR="000842F2">
        <w:rPr>
          <w:color w:val="000000"/>
        </w:rPr>
        <w:t xml:space="preserve"> deer </w:t>
      </w:r>
      <w:r w:rsidR="000842F2">
        <w:rPr>
          <w:i/>
          <w:color w:val="000000"/>
        </w:rPr>
        <w:t>(Odocoileus sp.)</w:t>
      </w:r>
      <w:r w:rsidR="000842F2">
        <w:rPr>
          <w:color w:val="000000"/>
        </w:rPr>
        <w:t xml:space="preserve">, elk </w:t>
      </w:r>
      <w:r w:rsidR="000842F2">
        <w:rPr>
          <w:i/>
          <w:color w:val="000000"/>
        </w:rPr>
        <w:t>(Cervus elaphus)</w:t>
      </w:r>
      <w:r w:rsidR="000842F2">
        <w:rPr>
          <w:color w:val="000000"/>
        </w:rPr>
        <w:t>, moose (</w:t>
      </w:r>
      <w:r w:rsidR="000842F2">
        <w:rPr>
          <w:i/>
          <w:color w:val="000000"/>
        </w:rPr>
        <w:t xml:space="preserve">Alces </w:t>
      </w:r>
      <w:proofErr w:type="spellStart"/>
      <w:r w:rsidR="000842F2">
        <w:rPr>
          <w:i/>
          <w:color w:val="000000"/>
        </w:rPr>
        <w:t>alces</w:t>
      </w:r>
      <w:proofErr w:type="spellEnd"/>
      <w:r w:rsidR="000842F2">
        <w:rPr>
          <w:i/>
          <w:color w:val="000000"/>
        </w:rPr>
        <w:t xml:space="preserve">) and, </w:t>
      </w:r>
      <w:r w:rsidR="000842F2">
        <w:rPr>
          <w:color w:val="000000"/>
        </w:rPr>
        <w:t xml:space="preserve">Bighorn Sheep </w:t>
      </w:r>
      <w:r w:rsidR="000842F2">
        <w:rPr>
          <w:i/>
          <w:color w:val="000000"/>
        </w:rPr>
        <w:t>(Ovis canadensis)</w:t>
      </w:r>
      <w:r w:rsidR="000842F2">
        <w:rPr>
          <w:color w:val="000000"/>
        </w:rPr>
        <w:t xml:space="preserve"> crossing rates and the width of 12 overpasses located in western North America.</w:t>
      </w:r>
      <w:r w:rsidR="0014351E" w:rsidRPr="0014351E">
        <w:rPr>
          <w:color w:val="000000"/>
        </w:rPr>
        <w:t xml:space="preserve"> </w:t>
      </w:r>
      <w:r w:rsidR="002D0DCD">
        <w:rPr>
          <w:color w:val="000000"/>
        </w:rPr>
        <w:t xml:space="preserve">See </w:t>
      </w:r>
      <w:r w:rsidR="0014351E" w:rsidRPr="00F960C0">
        <w:rPr>
          <w:color w:val="000000"/>
        </w:rPr>
        <w:t xml:space="preserve">Appendix </w:t>
      </w:r>
      <w:r w:rsidR="0014351E">
        <w:rPr>
          <w:color w:val="000000"/>
        </w:rPr>
        <w:t xml:space="preserve">A Table </w:t>
      </w:r>
      <w:r w:rsidR="0014351E" w:rsidRPr="00F960C0">
        <w:rPr>
          <w:color w:val="000000"/>
        </w:rPr>
        <w:t>A</w:t>
      </w:r>
      <w:r w:rsidR="0014351E">
        <w:rPr>
          <w:color w:val="000000"/>
        </w:rPr>
        <w:t xml:space="preserve">.7 </w:t>
      </w:r>
      <w:r w:rsidR="0014351E" w:rsidRPr="00F960C0">
        <w:rPr>
          <w:color w:val="000000"/>
        </w:rPr>
        <w:t>for details.</w:t>
      </w:r>
    </w:p>
    <w:p w14:paraId="000000BB" w14:textId="74474CBA" w:rsidR="00760A7C" w:rsidRDefault="00760A7C">
      <w:pPr>
        <w:spacing w:line="480" w:lineRule="auto"/>
        <w:rPr>
          <w:b/>
          <w:color w:val="000000"/>
        </w:rPr>
      </w:pPr>
    </w:p>
    <w:p w14:paraId="6E576A89" w14:textId="77777777" w:rsidR="002D21AF" w:rsidRPr="00F960C0" w:rsidRDefault="002D21AF">
      <w:pPr>
        <w:spacing w:line="480" w:lineRule="auto"/>
        <w:rPr>
          <w:b/>
          <w:color w:val="000000"/>
        </w:rPr>
      </w:pPr>
    </w:p>
    <w:p w14:paraId="000000BC" w14:textId="7EB5E6A6" w:rsidR="00760A7C" w:rsidRDefault="00A030CA">
      <w:pPr>
        <w:spacing w:line="480" w:lineRule="auto"/>
        <w:rPr>
          <w:b/>
          <w:color w:val="000000"/>
        </w:rPr>
      </w:pPr>
      <w:r>
        <w:rPr>
          <w:b/>
          <w:color w:val="000000"/>
        </w:rPr>
        <w:t xml:space="preserve">4.0 </w:t>
      </w:r>
      <w:r w:rsidR="00454794" w:rsidRPr="00F960C0">
        <w:rPr>
          <w:b/>
          <w:color w:val="000000"/>
        </w:rPr>
        <w:t>Discussion</w:t>
      </w:r>
    </w:p>
    <w:p w14:paraId="235E7002" w14:textId="7EA9B85C" w:rsidR="00A030CA" w:rsidRPr="00A030CA" w:rsidRDefault="00A030CA">
      <w:pPr>
        <w:spacing w:line="480" w:lineRule="auto"/>
        <w:rPr>
          <w:b/>
          <w:color w:val="000000"/>
        </w:rPr>
      </w:pPr>
      <w:r>
        <w:rPr>
          <w:b/>
          <w:color w:val="000000"/>
        </w:rPr>
        <w:tab/>
      </w:r>
      <w:r w:rsidRPr="00A030CA">
        <w:rPr>
          <w:b/>
          <w:color w:val="000000"/>
        </w:rPr>
        <w:t>4.1 Distribution of Wildlife Overpasses</w:t>
      </w:r>
    </w:p>
    <w:p w14:paraId="000000BD" w14:textId="2BC2CBB0" w:rsidR="00760A7C" w:rsidRPr="00F960C0" w:rsidRDefault="00454794" w:rsidP="00A030CA">
      <w:pPr>
        <w:spacing w:line="480" w:lineRule="auto"/>
        <w:ind w:left="720"/>
        <w:rPr>
          <w:color w:val="000000"/>
        </w:rPr>
      </w:pPr>
      <w:r w:rsidRPr="00F960C0">
        <w:rPr>
          <w:color w:val="000000"/>
        </w:rPr>
        <w:lastRenderedPageBreak/>
        <w:t>Our review found wildlife overpasses</w:t>
      </w:r>
      <w:del w:id="173" w:author="Clayton Lamb" w:date="2022-06-23T14:28:00Z">
        <w:r w:rsidRPr="00F960C0" w:rsidDel="00485ECC">
          <w:rPr>
            <w:color w:val="000000"/>
          </w:rPr>
          <w:delText xml:space="preserve"> that have been</w:delText>
        </w:r>
      </w:del>
      <w:r w:rsidRPr="00F960C0">
        <w:rPr>
          <w:color w:val="000000"/>
        </w:rPr>
        <w:t xml:space="preserve"> constructed in many countries across the world over the past forty years. In total, we identified 120 structures located in North America, Europe, southeast Asia, South America and Australia. We found few records of overpasses in many of the worlds’ most abundant areas of large mammals such as southern Africa and South America</w:t>
      </w:r>
      <w:ins w:id="174" w:author="Clayton Lamb" w:date="2022-06-23T14:30:00Z">
        <w:r w:rsidR="00485ECC">
          <w:rPr>
            <w:color w:val="000000"/>
          </w:rPr>
          <w:t xml:space="preserve">, </w:t>
        </w:r>
      </w:ins>
      <w:ins w:id="175" w:author="Clayton Lamb" w:date="2022-06-23T14:29:00Z">
        <w:r w:rsidR="00485ECC">
          <w:rPr>
            <w:color w:val="000000"/>
          </w:rPr>
          <w:t>although a single structur</w:t>
        </w:r>
      </w:ins>
      <w:ins w:id="176" w:author="Clayton Lamb" w:date="2022-06-23T14:30:00Z">
        <w:r w:rsidR="00485ECC">
          <w:rPr>
            <w:color w:val="000000"/>
          </w:rPr>
          <w:t>e existed in Argentina</w:t>
        </w:r>
      </w:ins>
      <w:r w:rsidRPr="00F960C0">
        <w:rPr>
          <w:color w:val="000000"/>
        </w:rPr>
        <w:t xml:space="preserve">. The overpasses were generally built to allow for safe passage of various wildlife species and to restore habitat connectivity. Interestingly, we found </w:t>
      </w:r>
      <w:del w:id="177" w:author="Clayton Lamb" w:date="2022-06-23T14:30:00Z">
        <w:r w:rsidRPr="00F960C0" w:rsidDel="00485ECC">
          <w:rPr>
            <w:color w:val="000000"/>
          </w:rPr>
          <w:delText xml:space="preserve">very </w:delText>
        </w:r>
      </w:del>
      <w:r w:rsidRPr="00F960C0">
        <w:rPr>
          <w:color w:val="000000"/>
        </w:rPr>
        <w:t>high concentrations of wildlife overpasses in areas of high road and human density such as South Korea and Holland. Where habitat fragmentation has caused significant wildlife and biodiversity declines</w:t>
      </w:r>
      <w:r w:rsidR="00543297">
        <w:rPr>
          <w:color w:val="000000"/>
        </w:rPr>
        <w:t>, (</w:t>
      </w:r>
      <w:proofErr w:type="gramStart"/>
      <w:r w:rsidR="00543297">
        <w:rPr>
          <w:color w:val="000000"/>
        </w:rPr>
        <w:t>e.g.</w:t>
      </w:r>
      <w:proofErr w:type="gramEnd"/>
      <w:r w:rsidR="00543297">
        <w:rPr>
          <w:color w:val="000000"/>
        </w:rPr>
        <w:t xml:space="preserve"> </w:t>
      </w:r>
      <w:r w:rsidRPr="00F960C0">
        <w:rPr>
          <w:color w:val="000000"/>
        </w:rPr>
        <w:t>Western Europe and parts of Asia</w:t>
      </w:r>
      <w:r w:rsidR="00543297">
        <w:rPr>
          <w:color w:val="000000"/>
        </w:rPr>
        <w:t>)</w:t>
      </w:r>
      <w:r w:rsidRPr="00F960C0">
        <w:rPr>
          <w:color w:val="000000"/>
        </w:rPr>
        <w:t xml:space="preserve"> local governments have responded by investing </w:t>
      </w:r>
      <w:del w:id="178" w:author="Clayton Lamb" w:date="2022-06-23T14:30:00Z">
        <w:r w:rsidRPr="00F960C0" w:rsidDel="00485ECC">
          <w:rPr>
            <w:color w:val="000000"/>
          </w:rPr>
          <w:delText xml:space="preserve">heavily </w:delText>
        </w:r>
      </w:del>
      <w:r w:rsidRPr="00F960C0">
        <w:rPr>
          <w:color w:val="000000"/>
        </w:rPr>
        <w:t xml:space="preserve">in </w:t>
      </w:r>
      <w:r w:rsidR="00AC12E6">
        <w:rPr>
          <w:color w:val="000000"/>
        </w:rPr>
        <w:t xml:space="preserve">landscape connectivity programs </w:t>
      </w:r>
      <w:r w:rsidRPr="00F960C0">
        <w:rPr>
          <w:color w:val="000000"/>
        </w:rPr>
        <w:t xml:space="preserve">that include </w:t>
      </w:r>
      <w:r w:rsidR="0031521E">
        <w:rPr>
          <w:color w:val="000000"/>
        </w:rPr>
        <w:t xml:space="preserve">crossing </w:t>
      </w:r>
      <w:r w:rsidRPr="00F960C0">
        <w:rPr>
          <w:color w:val="000000"/>
        </w:rPr>
        <w:t>structures such as wildlife overpasses (</w:t>
      </w:r>
      <w:proofErr w:type="spellStart"/>
      <w:r w:rsidR="00AC12E6" w:rsidRPr="00F960C0">
        <w:rPr>
          <w:color w:val="000000"/>
        </w:rPr>
        <w:t>Si</w:t>
      </w:r>
      <w:r w:rsidR="00AC12E6">
        <w:rPr>
          <w:color w:val="000000"/>
        </w:rPr>
        <w:t>jtsma</w:t>
      </w:r>
      <w:proofErr w:type="spellEnd"/>
      <w:r w:rsidR="00AC12E6" w:rsidRPr="00F960C0">
        <w:rPr>
          <w:color w:val="000000"/>
        </w:rPr>
        <w:t xml:space="preserve"> et al.</w:t>
      </w:r>
      <w:r w:rsidR="00AC12E6">
        <w:rPr>
          <w:color w:val="000000"/>
        </w:rPr>
        <w:t xml:space="preserve"> </w:t>
      </w:r>
      <w:r w:rsidR="00AC12E6" w:rsidRPr="00F960C0">
        <w:rPr>
          <w:color w:val="000000"/>
        </w:rPr>
        <w:t>2020</w:t>
      </w:r>
      <w:r w:rsidR="00AC12E6">
        <w:rPr>
          <w:color w:val="000000"/>
        </w:rPr>
        <w:t>;</w:t>
      </w:r>
      <w:r w:rsidR="00AC12E6" w:rsidRPr="00F960C0">
        <w:rPr>
          <w:color w:val="000000"/>
        </w:rPr>
        <w:t xml:space="preserve"> </w:t>
      </w:r>
      <w:r w:rsidRPr="00F960C0">
        <w:rPr>
          <w:color w:val="000000"/>
        </w:rPr>
        <w:t>Woo et al.,</w:t>
      </w:r>
      <w:r w:rsidRPr="00F960C0">
        <w:rPr>
          <w:i/>
          <w:color w:val="000000"/>
        </w:rPr>
        <w:t xml:space="preserve"> </w:t>
      </w:r>
      <w:r w:rsidRPr="00F960C0">
        <w:rPr>
          <w:color w:val="000000"/>
        </w:rPr>
        <w:t xml:space="preserve">2018) </w:t>
      </w:r>
      <w:del w:id="179" w:author="Clayton Lamb" w:date="2022-06-23T14:31:00Z">
        <w:r w:rsidRPr="00F960C0" w:rsidDel="00485ECC">
          <w:rPr>
            <w:color w:val="000000"/>
          </w:rPr>
          <w:delText xml:space="preserve">A </w:delText>
        </w:r>
        <w:r w:rsidRPr="00F960C0" w:rsidDel="00485ECC">
          <w:delText>high concentration of</w:delText>
        </w:r>
      </w:del>
      <w:ins w:id="180" w:author="Clayton Lamb" w:date="2022-06-23T14:31:00Z">
        <w:r w:rsidR="00485ECC">
          <w:rPr>
            <w:color w:val="000000"/>
          </w:rPr>
          <w:t>Many</w:t>
        </w:r>
      </w:ins>
      <w:r w:rsidRPr="00F960C0">
        <w:t xml:space="preserve"> overpasses was also identified in western North America</w:t>
      </w:r>
      <w:ins w:id="181" w:author="Clayton Lamb" w:date="2022-06-23T14:31:00Z">
        <w:r w:rsidR="00485ECC">
          <w:t xml:space="preserve"> that were built to support the </w:t>
        </w:r>
      </w:ins>
      <w:del w:id="182" w:author="Clayton Lamb" w:date="2022-06-23T14:31:00Z">
        <w:r w:rsidRPr="00F960C0" w:rsidDel="00485ECC">
          <w:delText>. Located in areas with large</w:delText>
        </w:r>
      </w:del>
      <w:ins w:id="183" w:author="Clayton Lamb" w:date="2022-06-23T14:31:00Z">
        <w:r w:rsidR="00485ECC">
          <w:t>diverse</w:t>
        </w:r>
      </w:ins>
      <w:r w:rsidRPr="00F960C0">
        <w:t xml:space="preserve"> assemblage</w:t>
      </w:r>
      <w:del w:id="184" w:author="Clayton Lamb" w:date="2022-06-23T14:31:00Z">
        <w:r w:rsidRPr="00F960C0" w:rsidDel="00485ECC">
          <w:delText>s</w:delText>
        </w:r>
      </w:del>
      <w:r w:rsidRPr="00F960C0">
        <w:t xml:space="preserve"> of large bodied mammals</w:t>
      </w:r>
      <w:ins w:id="185" w:author="Clayton Lamb" w:date="2022-06-23T14:32:00Z">
        <w:r w:rsidR="00485ECC">
          <w:t xml:space="preserve"> such as grizzly bear, moose, and elk,</w:t>
        </w:r>
      </w:ins>
      <w:ins w:id="186" w:author="Clayton Lamb" w:date="2022-06-23T14:31:00Z">
        <w:r w:rsidR="00485ECC">
          <w:t xml:space="preserve"> in the </w:t>
        </w:r>
      </w:ins>
      <w:ins w:id="187" w:author="Clayton Lamb" w:date="2022-06-23T14:32:00Z">
        <w:r w:rsidR="00485ECC">
          <w:t>region.</w:t>
        </w:r>
      </w:ins>
      <w:del w:id="188" w:author="Clayton Lamb" w:date="2022-06-23T14:31:00Z">
        <w:r w:rsidRPr="00F960C0" w:rsidDel="00485ECC">
          <w:delText xml:space="preserve">, </w:delText>
        </w:r>
      </w:del>
      <w:del w:id="189" w:author="Clayton Lamb" w:date="2022-06-23T14:32:00Z">
        <w:r w:rsidRPr="00F960C0" w:rsidDel="00485ECC">
          <w:delText xml:space="preserve">many </w:delText>
        </w:r>
        <w:r w:rsidR="0031521E" w:rsidDel="00485ECC">
          <w:delText>North American</w:delText>
        </w:r>
        <w:r w:rsidRPr="00F960C0" w:rsidDel="00485ECC">
          <w:delText xml:space="preserve"> structures emphasize the </w:delText>
        </w:r>
        <w:r w:rsidRPr="00F960C0" w:rsidDel="00485ECC">
          <w:rPr>
            <w:color w:val="000000"/>
          </w:rPr>
          <w:delText>safe passage and conservation of large-bodied</w:delText>
        </w:r>
        <w:r w:rsidR="0031521E" w:rsidDel="00485ECC">
          <w:rPr>
            <w:color w:val="000000"/>
          </w:rPr>
          <w:delText xml:space="preserve">, charismatic </w:delText>
        </w:r>
        <w:r w:rsidRPr="00F960C0" w:rsidDel="00485ECC">
          <w:rPr>
            <w:color w:val="000000"/>
          </w:rPr>
          <w:delText>mammals</w:delText>
        </w:r>
        <w:r w:rsidR="00DD385F" w:rsidRPr="00F960C0" w:rsidDel="00485ECC">
          <w:rPr>
            <w:color w:val="000000"/>
          </w:rPr>
          <w:delText>.</w:delText>
        </w:r>
      </w:del>
    </w:p>
    <w:p w14:paraId="000000BE" w14:textId="77777777" w:rsidR="00760A7C" w:rsidRPr="00F960C0" w:rsidRDefault="00760A7C">
      <w:pPr>
        <w:spacing w:line="480" w:lineRule="auto"/>
        <w:rPr>
          <w:i/>
          <w:color w:val="000000"/>
        </w:rPr>
      </w:pPr>
    </w:p>
    <w:p w14:paraId="000000BF" w14:textId="78FAAB96" w:rsidR="00760A7C" w:rsidRPr="00A030CA" w:rsidRDefault="00A030CA" w:rsidP="00A030CA">
      <w:pPr>
        <w:spacing w:line="480" w:lineRule="auto"/>
        <w:ind w:firstLine="720"/>
        <w:rPr>
          <w:b/>
          <w:color w:val="000000"/>
        </w:rPr>
      </w:pPr>
      <w:r>
        <w:rPr>
          <w:b/>
          <w:color w:val="000000"/>
        </w:rPr>
        <w:t xml:space="preserve">4.2 </w:t>
      </w:r>
      <w:r w:rsidR="00454794" w:rsidRPr="00A030CA">
        <w:rPr>
          <w:b/>
          <w:color w:val="000000"/>
        </w:rPr>
        <w:t>Overpass widths</w:t>
      </w:r>
    </w:p>
    <w:p w14:paraId="000000C0" w14:textId="7D113FB7" w:rsidR="00760A7C" w:rsidRPr="00F960C0" w:rsidRDefault="00454794" w:rsidP="00A030CA">
      <w:pPr>
        <w:spacing w:line="480" w:lineRule="auto"/>
        <w:ind w:left="720"/>
        <w:rPr>
          <w:color w:val="000000"/>
        </w:rPr>
      </w:pPr>
      <w:r w:rsidRPr="00F960C0">
        <w:rPr>
          <w:color w:val="000000"/>
        </w:rPr>
        <w:t>Of the overpasses for which Pimm et al. (2021) were able to find supporting dimensions information (n=82), they found that nearly half of the overpasses were greater than 50m wide. In contrast, we found only 20% of the overpasses included in our review (n=</w:t>
      </w:r>
      <w:commentRangeStart w:id="190"/>
      <w:r w:rsidRPr="00F960C0">
        <w:rPr>
          <w:color w:val="000000"/>
        </w:rPr>
        <w:t>96</w:t>
      </w:r>
      <w:commentRangeEnd w:id="190"/>
      <w:r w:rsidR="00485ECC">
        <w:rPr>
          <w:rStyle w:val="CommentReference"/>
          <w:rFonts w:asciiTheme="minorHAnsi" w:eastAsiaTheme="minorHAnsi" w:hAnsiTheme="minorHAnsi" w:cstheme="minorBidi"/>
        </w:rPr>
        <w:commentReference w:id="190"/>
      </w:r>
      <w:r w:rsidRPr="00F960C0">
        <w:rPr>
          <w:color w:val="000000"/>
        </w:rPr>
        <w:t xml:space="preserve">), were wider than 50m. We suspect the discrepancy of results is due to two main factors. To allow for comparison to relevant guidelines we excluded any overpasses that were </w:t>
      </w:r>
      <w:ins w:id="191" w:author="Clayton Lamb" w:date="2022-06-23T14:33:00Z">
        <w:r w:rsidR="00E25DAE">
          <w:rPr>
            <w:color w:val="000000"/>
          </w:rPr>
          <w:t>&gt;</w:t>
        </w:r>
      </w:ins>
      <w:del w:id="192" w:author="Clayton Lamb" w:date="2022-06-23T14:33:00Z">
        <w:r w:rsidR="00ED1313" w:rsidDel="00E25DAE">
          <w:rPr>
            <w:color w:val="000000"/>
          </w:rPr>
          <w:delText>&lt;</w:delText>
        </w:r>
      </w:del>
      <w:r w:rsidRPr="00F960C0">
        <w:rPr>
          <w:color w:val="000000"/>
        </w:rPr>
        <w:t>80 m wide (classified as a landscape bridge (</w:t>
      </w:r>
      <w:proofErr w:type="spellStart"/>
      <w:r w:rsidRPr="00F960C0">
        <w:rPr>
          <w:color w:val="000000"/>
        </w:rPr>
        <w:t>Iuell</w:t>
      </w:r>
      <w:proofErr w:type="spellEnd"/>
      <w:r w:rsidRPr="00F960C0">
        <w:rPr>
          <w:color w:val="000000"/>
        </w:rPr>
        <w:t xml:space="preserve">, B. (ed.). 2003), reducing the percent of the overpass structures that are &gt;50m </w:t>
      </w:r>
      <w:commentRangeStart w:id="193"/>
      <w:r w:rsidRPr="00F960C0">
        <w:rPr>
          <w:color w:val="000000"/>
        </w:rPr>
        <w:t>wide</w:t>
      </w:r>
      <w:commentRangeEnd w:id="193"/>
      <w:r w:rsidR="00E25DAE">
        <w:rPr>
          <w:rStyle w:val="CommentReference"/>
          <w:rFonts w:asciiTheme="minorHAnsi" w:eastAsiaTheme="minorHAnsi" w:hAnsiTheme="minorHAnsi" w:cstheme="minorBidi"/>
        </w:rPr>
        <w:commentReference w:id="193"/>
      </w:r>
      <w:r w:rsidRPr="00F960C0">
        <w:rPr>
          <w:color w:val="000000"/>
        </w:rPr>
        <w:t xml:space="preserve">. Secondly, we found that Google Earth Pro </w:t>
      </w:r>
      <w:r w:rsidRPr="00F960C0">
        <w:rPr>
          <w:color w:val="000000"/>
        </w:rPr>
        <w:lastRenderedPageBreak/>
        <w:t>measurements of the inner width of the structures for which we had sufficient supporting information (n=24) were 7% less than those reported in the literature. With very few mentions of overpass dimensional definitions in the literature, we suspect transportation professionals often report what we have defined as the outer width of the structure, possibly explaining the Pimm</w:t>
      </w:r>
      <w:r w:rsidRPr="00F960C0">
        <w:rPr>
          <w:i/>
          <w:color w:val="000000"/>
        </w:rPr>
        <w:t xml:space="preserve"> </w:t>
      </w:r>
      <w:r w:rsidRPr="00F960C0">
        <w:rPr>
          <w:color w:val="000000"/>
        </w:rPr>
        <w:t>et al.</w:t>
      </w:r>
      <w:r w:rsidRPr="00F960C0">
        <w:rPr>
          <w:i/>
          <w:color w:val="000000"/>
        </w:rPr>
        <w:t xml:space="preserve"> </w:t>
      </w:r>
      <w:r w:rsidRPr="00F960C0">
        <w:rPr>
          <w:color w:val="000000"/>
        </w:rPr>
        <w:t>(2021) results. Especially where wildlife overpasses often incorporate elements such as fencing and earthen berms to limit acoustic impacts of the road (</w:t>
      </w:r>
      <w:proofErr w:type="spellStart"/>
      <w:r w:rsidRPr="00F960C0">
        <w:rPr>
          <w:color w:val="000000"/>
        </w:rPr>
        <w:t>Solowczuk</w:t>
      </w:r>
      <w:proofErr w:type="spellEnd"/>
      <w:r w:rsidRPr="00F960C0">
        <w:rPr>
          <w:color w:val="000000"/>
        </w:rPr>
        <w:t xml:space="preserve">, 2020), a clear definition of overpass width is needed. As suggested here, and by </w:t>
      </w:r>
      <w:proofErr w:type="spellStart"/>
      <w:r w:rsidRPr="00F960C0">
        <w:rPr>
          <w:color w:val="000000"/>
        </w:rPr>
        <w:t>Iuell</w:t>
      </w:r>
      <w:proofErr w:type="spellEnd"/>
      <w:r w:rsidRPr="00F960C0">
        <w:rPr>
          <w:color w:val="000000"/>
        </w:rPr>
        <w:t>, B. (ed.), (2003)</w:t>
      </w:r>
      <w:r w:rsidRPr="00F960C0">
        <w:rPr>
          <w:i/>
          <w:color w:val="000000"/>
        </w:rPr>
        <w:t xml:space="preserve"> </w:t>
      </w:r>
      <w:r w:rsidRPr="00F960C0">
        <w:rPr>
          <w:color w:val="000000"/>
        </w:rPr>
        <w:t>the inner width of the overpass is most representative of the width available to animals as they cross the structure</w:t>
      </w:r>
      <w:r w:rsidR="00543297">
        <w:rPr>
          <w:color w:val="000000"/>
        </w:rPr>
        <w:t>, a</w:t>
      </w:r>
      <w:r w:rsidR="00ED1313">
        <w:rPr>
          <w:color w:val="000000"/>
        </w:rPr>
        <w:t>nd should be the default width measurement used by transportation agencies</w:t>
      </w:r>
      <w:r w:rsidRPr="00F960C0">
        <w:rPr>
          <w:color w:val="000000"/>
        </w:rPr>
        <w:t xml:space="preserve">. Universal definitions of both overpass width and length will help to ensure that future wildlife overpasses meet expert recommendations and fulfill the ecological role for which they are designed. </w:t>
      </w:r>
    </w:p>
    <w:p w14:paraId="000000C1" w14:textId="77777777" w:rsidR="00760A7C" w:rsidRPr="00F960C0" w:rsidDel="00E25DAE" w:rsidRDefault="00760A7C">
      <w:pPr>
        <w:spacing w:line="480" w:lineRule="auto"/>
        <w:rPr>
          <w:del w:id="194" w:author="Clayton Lamb" w:date="2022-06-23T14:36:00Z"/>
          <w:color w:val="000000"/>
        </w:rPr>
      </w:pPr>
    </w:p>
    <w:p w14:paraId="000000C2" w14:textId="77777777" w:rsidR="00760A7C" w:rsidRPr="00F960C0" w:rsidDel="00E25DAE" w:rsidRDefault="00760A7C">
      <w:pPr>
        <w:spacing w:line="480" w:lineRule="auto"/>
        <w:rPr>
          <w:del w:id="195" w:author="Clayton Lamb" w:date="2022-06-23T14:36:00Z"/>
          <w:color w:val="000000"/>
        </w:rPr>
      </w:pPr>
    </w:p>
    <w:p w14:paraId="000000C3" w14:textId="77777777" w:rsidR="00760A7C" w:rsidRPr="00F960C0" w:rsidDel="00E25DAE" w:rsidRDefault="00760A7C">
      <w:pPr>
        <w:spacing w:line="480" w:lineRule="auto"/>
        <w:rPr>
          <w:del w:id="196" w:author="Clayton Lamb" w:date="2022-06-23T14:36:00Z"/>
          <w:i/>
          <w:color w:val="000000"/>
        </w:rPr>
      </w:pPr>
    </w:p>
    <w:p w14:paraId="000000C4" w14:textId="77777777" w:rsidR="00760A7C" w:rsidRPr="00F960C0" w:rsidDel="00E25DAE" w:rsidRDefault="00760A7C">
      <w:pPr>
        <w:spacing w:line="480" w:lineRule="auto"/>
        <w:rPr>
          <w:del w:id="197" w:author="Clayton Lamb" w:date="2022-06-23T14:36:00Z"/>
          <w:i/>
          <w:color w:val="000000"/>
        </w:rPr>
      </w:pPr>
    </w:p>
    <w:p w14:paraId="000000C5" w14:textId="77777777" w:rsidR="00760A7C" w:rsidRPr="00F960C0" w:rsidDel="00E25DAE" w:rsidRDefault="00760A7C">
      <w:pPr>
        <w:spacing w:line="480" w:lineRule="auto"/>
        <w:rPr>
          <w:del w:id="198" w:author="Clayton Lamb" w:date="2022-06-23T14:36:00Z"/>
          <w:i/>
          <w:color w:val="000000"/>
        </w:rPr>
      </w:pPr>
    </w:p>
    <w:p w14:paraId="000000C6" w14:textId="77777777" w:rsidR="00760A7C" w:rsidRPr="00F960C0" w:rsidDel="00E25DAE" w:rsidRDefault="00760A7C">
      <w:pPr>
        <w:spacing w:line="480" w:lineRule="auto"/>
        <w:rPr>
          <w:del w:id="199" w:author="Clayton Lamb" w:date="2022-06-23T14:36:00Z"/>
          <w:i/>
          <w:color w:val="000000"/>
        </w:rPr>
      </w:pPr>
    </w:p>
    <w:p w14:paraId="000000C7" w14:textId="77777777" w:rsidR="00760A7C" w:rsidRPr="00F960C0" w:rsidDel="00E25DAE" w:rsidRDefault="00760A7C">
      <w:pPr>
        <w:spacing w:line="480" w:lineRule="auto"/>
        <w:rPr>
          <w:del w:id="200" w:author="Clayton Lamb" w:date="2022-06-23T14:36:00Z"/>
          <w:i/>
          <w:color w:val="000000"/>
        </w:rPr>
      </w:pPr>
    </w:p>
    <w:p w14:paraId="000000C8" w14:textId="77777777" w:rsidR="00760A7C" w:rsidRPr="00F960C0" w:rsidDel="00E25DAE" w:rsidRDefault="00760A7C">
      <w:pPr>
        <w:spacing w:line="480" w:lineRule="auto"/>
        <w:rPr>
          <w:del w:id="201" w:author="Clayton Lamb" w:date="2022-06-23T14:36:00Z"/>
          <w:i/>
          <w:color w:val="000000"/>
        </w:rPr>
      </w:pPr>
    </w:p>
    <w:p w14:paraId="5AAF5095" w14:textId="77777777" w:rsidR="00A030CA" w:rsidRPr="00F960C0" w:rsidRDefault="00A030CA">
      <w:pPr>
        <w:spacing w:line="480" w:lineRule="auto"/>
        <w:rPr>
          <w:i/>
          <w:color w:val="000000"/>
        </w:rPr>
      </w:pPr>
    </w:p>
    <w:p w14:paraId="000000CD" w14:textId="6016D795" w:rsidR="00760A7C" w:rsidRPr="00A030CA" w:rsidRDefault="00A030CA" w:rsidP="00A030CA">
      <w:pPr>
        <w:spacing w:line="480" w:lineRule="auto"/>
        <w:ind w:firstLine="720"/>
        <w:rPr>
          <w:b/>
          <w:color w:val="000000"/>
        </w:rPr>
      </w:pPr>
      <w:r>
        <w:rPr>
          <w:b/>
          <w:color w:val="000000"/>
        </w:rPr>
        <w:t xml:space="preserve">4.3 </w:t>
      </w:r>
      <w:r w:rsidR="00454794" w:rsidRPr="00A030CA">
        <w:rPr>
          <w:b/>
          <w:color w:val="000000"/>
        </w:rPr>
        <w:t>Adherence to expert-based recommendations</w:t>
      </w:r>
    </w:p>
    <w:p w14:paraId="000000CE" w14:textId="1D6E6916" w:rsidR="00760A7C" w:rsidRPr="00F960C0" w:rsidRDefault="00454794" w:rsidP="00A030CA">
      <w:pPr>
        <w:spacing w:line="480" w:lineRule="auto"/>
        <w:ind w:left="720"/>
        <w:rPr>
          <w:color w:val="000000"/>
        </w:rPr>
      </w:pPr>
      <w:r w:rsidRPr="00F960C0">
        <w:rPr>
          <w:color w:val="000000"/>
        </w:rPr>
        <w:t xml:space="preserve">Comparing the built dimensions of overpasses to expert recommendations, we found that wildlife overpasses were generally built narrower than standards recommended by experts. The goal of dimensional standards, outlined by Clevenger </w:t>
      </w:r>
      <w:r w:rsidR="00DD385F" w:rsidRPr="00F960C0">
        <w:rPr>
          <w:color w:val="000000"/>
        </w:rPr>
        <w:t>&amp;</w:t>
      </w:r>
      <w:r w:rsidRPr="00F960C0">
        <w:rPr>
          <w:color w:val="000000"/>
        </w:rPr>
        <w:t xml:space="preserve"> </w:t>
      </w:r>
      <w:proofErr w:type="spellStart"/>
      <w:r w:rsidR="0030193F">
        <w:rPr>
          <w:color w:val="000000"/>
        </w:rPr>
        <w:t>Huijser</w:t>
      </w:r>
      <w:proofErr w:type="spellEnd"/>
      <w:r w:rsidRPr="00F960C0">
        <w:rPr>
          <w:color w:val="000000"/>
        </w:rPr>
        <w:t xml:space="preserve"> (2011) and </w:t>
      </w:r>
      <w:proofErr w:type="spellStart"/>
      <w:r w:rsidRPr="00F960C0">
        <w:rPr>
          <w:color w:val="000000"/>
        </w:rPr>
        <w:t>Iuell</w:t>
      </w:r>
      <w:proofErr w:type="spellEnd"/>
      <w:r w:rsidRPr="00F960C0">
        <w:rPr>
          <w:color w:val="000000"/>
        </w:rPr>
        <w:t xml:space="preserve"> et al. (2003) are to facilitate overpass designs that are effective in achieving sufficient crossings of target species and to provide adequate conservation return on infrastructure investments. Notably, 71% of North American overpasses were in non-compliance with the </w:t>
      </w:r>
      <w:commentRangeStart w:id="202"/>
      <w:r w:rsidRPr="00F960C0">
        <w:rPr>
          <w:color w:val="000000"/>
        </w:rPr>
        <w:t xml:space="preserve">&gt;50m wide </w:t>
      </w:r>
      <w:commentRangeEnd w:id="202"/>
      <w:r w:rsidR="00E25DAE">
        <w:rPr>
          <w:rStyle w:val="CommentReference"/>
          <w:rFonts w:asciiTheme="minorHAnsi" w:eastAsiaTheme="minorHAnsi" w:hAnsiTheme="minorHAnsi" w:cstheme="minorBidi"/>
        </w:rPr>
        <w:commentReference w:id="202"/>
      </w:r>
      <w:r w:rsidRPr="00F960C0">
        <w:rPr>
          <w:color w:val="000000"/>
        </w:rPr>
        <w:t xml:space="preserve">recommendation (Clevenger &amp; </w:t>
      </w:r>
      <w:proofErr w:type="spellStart"/>
      <w:r w:rsidRPr="00F960C0">
        <w:rPr>
          <w:color w:val="000000"/>
        </w:rPr>
        <w:t>Huijser</w:t>
      </w:r>
      <w:proofErr w:type="spellEnd"/>
      <w:r w:rsidRPr="00F960C0">
        <w:rPr>
          <w:color w:val="000000"/>
        </w:rPr>
        <w:t>, 2011). Likewise, 50% of European overpasses failed to meet the respective &gt;40m recommendation (</w:t>
      </w:r>
      <w:proofErr w:type="spellStart"/>
      <w:r w:rsidRPr="00F960C0">
        <w:rPr>
          <w:color w:val="000000"/>
        </w:rPr>
        <w:t>Iuell</w:t>
      </w:r>
      <w:proofErr w:type="spellEnd"/>
      <w:r w:rsidRPr="00F960C0">
        <w:rPr>
          <w:color w:val="000000"/>
        </w:rPr>
        <w:t>, B. (ed.), 2003). In stark contrast, compared to the</w:t>
      </w:r>
      <w:r w:rsidR="00ED1313">
        <w:rPr>
          <w:color w:val="000000"/>
        </w:rPr>
        <w:t>ir</w:t>
      </w:r>
      <w:r w:rsidRPr="00F960C0">
        <w:rPr>
          <w:color w:val="000000"/>
        </w:rPr>
        <w:t xml:space="preserve"> respective </w:t>
      </w:r>
      <w:r w:rsidRPr="00F960C0">
        <w:rPr>
          <w:color w:val="000000"/>
        </w:rPr>
        <w:lastRenderedPageBreak/>
        <w:t xml:space="preserve">expert guidelines, </w:t>
      </w:r>
      <w:proofErr w:type="gramStart"/>
      <w:r w:rsidRPr="00F960C0">
        <w:rPr>
          <w:color w:val="000000"/>
        </w:rPr>
        <w:t>Woo</w:t>
      </w:r>
      <w:proofErr w:type="gramEnd"/>
      <w:r w:rsidRPr="00F960C0">
        <w:rPr>
          <w:color w:val="000000"/>
        </w:rPr>
        <w:t xml:space="preserve"> et al. (2018) found a 14% rate of non-compliance of overpass widths in South Korea. In both North America and Europe, the non-compliance of overpass width may partially be explained by the specific targeting of certain ungulate species such as deer which are less sensitive to more narrow overpasses</w:t>
      </w:r>
      <w:r w:rsidR="00DD385F" w:rsidRPr="00F960C0">
        <w:rPr>
          <w:color w:val="000000"/>
        </w:rPr>
        <w:t xml:space="preserve"> (</w:t>
      </w:r>
      <w:proofErr w:type="spellStart"/>
      <w:r w:rsidR="00DD385F" w:rsidRPr="00F960C0">
        <w:rPr>
          <w:color w:val="000000"/>
        </w:rPr>
        <w:t>Iuell</w:t>
      </w:r>
      <w:proofErr w:type="spellEnd"/>
      <w:r w:rsidR="00DD385F" w:rsidRPr="00F960C0">
        <w:rPr>
          <w:color w:val="000000"/>
        </w:rPr>
        <w:t xml:space="preserve">, B. (ed.), 2003). </w:t>
      </w:r>
    </w:p>
    <w:p w14:paraId="000000CF" w14:textId="77777777" w:rsidR="00760A7C" w:rsidRPr="00F960C0" w:rsidRDefault="00760A7C">
      <w:pPr>
        <w:spacing w:line="480" w:lineRule="auto"/>
        <w:rPr>
          <w:color w:val="000000"/>
        </w:rPr>
      </w:pPr>
    </w:p>
    <w:p w14:paraId="7E8D364E" w14:textId="6F075205" w:rsidR="008F5294" w:rsidRPr="008F5294" w:rsidRDefault="00454794" w:rsidP="008F5294">
      <w:pPr>
        <w:spacing w:line="480" w:lineRule="auto"/>
        <w:ind w:left="720"/>
        <w:rPr>
          <w:color w:val="000000"/>
        </w:rPr>
      </w:pPr>
      <w:r w:rsidRPr="00F960C0">
        <w:rPr>
          <w:color w:val="000000"/>
        </w:rPr>
        <w:t xml:space="preserve">Notably, 79% of the European structures in this review did not meet the recommended minimum 0.8 </w:t>
      </w:r>
      <w:r w:rsidR="00DD385F" w:rsidRPr="00F960C0">
        <w:rPr>
          <w:color w:val="000000"/>
        </w:rPr>
        <w:t>width</w:t>
      </w:r>
      <w:r w:rsidRPr="00F960C0">
        <w:rPr>
          <w:color w:val="000000"/>
        </w:rPr>
        <w:t>:</w:t>
      </w:r>
      <w:r w:rsidR="00DD385F" w:rsidRPr="00F960C0">
        <w:rPr>
          <w:color w:val="000000"/>
        </w:rPr>
        <w:t xml:space="preserve"> length</w:t>
      </w:r>
      <w:r w:rsidRPr="00F960C0">
        <w:rPr>
          <w:color w:val="000000"/>
        </w:rPr>
        <w:t xml:space="preserve"> ratio established by the European Transportation Agency (</w:t>
      </w:r>
      <w:proofErr w:type="spellStart"/>
      <w:r w:rsidRPr="00F960C0">
        <w:rPr>
          <w:color w:val="000000"/>
        </w:rPr>
        <w:t>Iuell</w:t>
      </w:r>
      <w:proofErr w:type="spellEnd"/>
      <w:r w:rsidRPr="00F960C0">
        <w:rPr>
          <w:color w:val="000000"/>
        </w:rPr>
        <w:t xml:space="preserve">, B. (ed.). 2003). The </w:t>
      </w:r>
      <w:r w:rsidR="00DD385F" w:rsidRPr="00F960C0">
        <w:rPr>
          <w:color w:val="000000"/>
        </w:rPr>
        <w:t>width length</w:t>
      </w:r>
      <w:r w:rsidRPr="00F960C0">
        <w:rPr>
          <w:color w:val="000000"/>
        </w:rPr>
        <w:t xml:space="preserve"> ratio recommendation is often less prominent, or absent, in both the peer reviewed literature and transportation handbooks on overpass dimension recommendations. </w:t>
      </w:r>
      <w:commentRangeStart w:id="203"/>
      <w:r w:rsidRPr="00F960C0">
        <w:rPr>
          <w:color w:val="000000"/>
        </w:rPr>
        <w:t>As such, the focus on width as a static quantity, rather than a dimension that needs to be considered in concert with length, may be poorly communicated to transportation professionals in the current literature. Future projects should consider that longer overpasses must also be wider to facilitate animal passage</w:t>
      </w:r>
      <w:commentRangeEnd w:id="203"/>
      <w:r w:rsidR="00E25DAE">
        <w:rPr>
          <w:rStyle w:val="CommentReference"/>
          <w:rFonts w:asciiTheme="minorHAnsi" w:eastAsiaTheme="minorHAnsi" w:hAnsiTheme="minorHAnsi" w:cstheme="minorBidi"/>
        </w:rPr>
        <w:commentReference w:id="203"/>
      </w:r>
      <w:r w:rsidRPr="00F960C0">
        <w:rPr>
          <w:color w:val="000000"/>
        </w:rPr>
        <w:t>.</w:t>
      </w:r>
    </w:p>
    <w:p w14:paraId="0089B172" w14:textId="77777777" w:rsidR="00AF6A46" w:rsidRDefault="00AF6A46" w:rsidP="009255F6">
      <w:pPr>
        <w:spacing w:line="480" w:lineRule="auto"/>
        <w:ind w:firstLine="720"/>
        <w:rPr>
          <w:ins w:id="204" w:author="Clayton Lamb" w:date="2022-06-23T16:57:00Z"/>
          <w:b/>
          <w:color w:val="000000"/>
        </w:rPr>
      </w:pPr>
    </w:p>
    <w:p w14:paraId="000000D2" w14:textId="3B171B93" w:rsidR="00760A7C" w:rsidRPr="009255F6" w:rsidRDefault="009255F6" w:rsidP="009255F6">
      <w:pPr>
        <w:spacing w:line="480" w:lineRule="auto"/>
        <w:ind w:firstLine="720"/>
        <w:rPr>
          <w:b/>
          <w:color w:val="000000"/>
        </w:rPr>
      </w:pPr>
      <w:r>
        <w:rPr>
          <w:b/>
          <w:color w:val="000000"/>
        </w:rPr>
        <w:t xml:space="preserve">4.4 </w:t>
      </w:r>
      <w:r w:rsidR="005236A6">
        <w:rPr>
          <w:b/>
          <w:color w:val="000000"/>
        </w:rPr>
        <w:t>Effectiveness</w:t>
      </w:r>
    </w:p>
    <w:p w14:paraId="691D18A9" w14:textId="6C39DAE0" w:rsidR="00C71066" w:rsidDel="00184F92" w:rsidRDefault="00454794" w:rsidP="009255F6">
      <w:pPr>
        <w:spacing w:line="480" w:lineRule="auto"/>
        <w:ind w:left="720"/>
        <w:rPr>
          <w:del w:id="205" w:author="Clayton Lamb" w:date="2022-06-23T18:54:00Z"/>
          <w:color w:val="000000"/>
        </w:rPr>
      </w:pPr>
      <w:del w:id="206" w:author="Clayton Lamb" w:date="2022-06-23T14:38:00Z">
        <w:r w:rsidRPr="00F960C0" w:rsidDel="00E25DAE">
          <w:rPr>
            <w:color w:val="000000"/>
          </w:rPr>
          <w:delText>Unsurprisingly, our</w:delText>
        </w:r>
      </w:del>
      <w:ins w:id="207" w:author="Clayton Lamb" w:date="2022-06-23T18:50:00Z">
        <w:r w:rsidR="00184F92">
          <w:rPr>
            <w:color w:val="000000"/>
          </w:rPr>
          <w:t>The</w:t>
        </w:r>
      </w:ins>
      <w:r w:rsidRPr="00F960C0">
        <w:rPr>
          <w:color w:val="000000"/>
        </w:rPr>
        <w:t xml:space="preserve"> overpass width </w:t>
      </w:r>
      <w:r w:rsidR="005236A6">
        <w:rPr>
          <w:color w:val="000000"/>
        </w:rPr>
        <w:t>effectiveness</w:t>
      </w:r>
      <w:r w:rsidRPr="00F960C0">
        <w:rPr>
          <w:color w:val="000000"/>
        </w:rPr>
        <w:t xml:space="preserve"> analysis </w:t>
      </w:r>
      <w:del w:id="208" w:author="Clayton Lamb" w:date="2022-06-23T14:43:00Z">
        <w:r w:rsidRPr="00F960C0" w:rsidDel="00FF237E">
          <w:rPr>
            <w:color w:val="000000"/>
          </w:rPr>
          <w:delText xml:space="preserve">did not </w:delText>
        </w:r>
      </w:del>
      <w:r w:rsidRPr="00F960C0">
        <w:rPr>
          <w:color w:val="000000"/>
        </w:rPr>
        <w:t>produce</w:t>
      </w:r>
      <w:ins w:id="209" w:author="Clayton Lamb" w:date="2022-06-23T14:43:00Z">
        <w:r w:rsidR="00FF237E">
          <w:rPr>
            <w:color w:val="000000"/>
          </w:rPr>
          <w:t>d a positive but</w:t>
        </w:r>
      </w:ins>
      <w:r w:rsidRPr="00F960C0">
        <w:rPr>
          <w:color w:val="000000"/>
        </w:rPr>
        <w:t xml:space="preserve"> </w:t>
      </w:r>
      <w:ins w:id="210" w:author="Clayton Lamb" w:date="2022-06-23T14:43:00Z">
        <w:r w:rsidR="00FF237E">
          <w:rPr>
            <w:color w:val="000000"/>
          </w:rPr>
          <w:t>in</w:t>
        </w:r>
      </w:ins>
      <w:del w:id="211" w:author="Clayton Lamb" w:date="2022-06-23T14:43:00Z">
        <w:r w:rsidRPr="00F960C0" w:rsidDel="00FF237E">
          <w:rPr>
            <w:color w:val="000000"/>
          </w:rPr>
          <w:delText xml:space="preserve">a </w:delText>
        </w:r>
      </w:del>
      <w:r w:rsidRPr="00F960C0">
        <w:rPr>
          <w:color w:val="000000"/>
        </w:rPr>
        <w:t xml:space="preserve">significant relationship between overpass width, </w:t>
      </w:r>
      <w:del w:id="212" w:author="Clayton Lamb" w:date="2022-06-23T14:43:00Z">
        <w:r w:rsidRPr="00F960C0" w:rsidDel="00FF237E">
          <w:rPr>
            <w:color w:val="000000"/>
          </w:rPr>
          <w:delText xml:space="preserve">or </w:delText>
        </w:r>
      </w:del>
      <w:proofErr w:type="spellStart"/>
      <w:proofErr w:type="gramStart"/>
      <w:r w:rsidRPr="00F960C0">
        <w:rPr>
          <w:color w:val="000000"/>
        </w:rPr>
        <w:t>width:length</w:t>
      </w:r>
      <w:proofErr w:type="spellEnd"/>
      <w:proofErr w:type="gramEnd"/>
      <w:ins w:id="213" w:author="Clayton Lamb" w:date="2022-06-23T14:43:00Z">
        <w:r w:rsidR="00FF237E">
          <w:rPr>
            <w:color w:val="000000"/>
          </w:rPr>
          <w:t>,</w:t>
        </w:r>
        <w:r w:rsidR="006B112D">
          <w:rPr>
            <w:color w:val="000000"/>
          </w:rPr>
          <w:t xml:space="preserve"> and </w:t>
        </w:r>
      </w:ins>
      <w:del w:id="214" w:author="Clayton Lamb" w:date="2022-06-23T14:43:00Z">
        <w:r w:rsidRPr="00F960C0" w:rsidDel="00FF237E">
          <w:rPr>
            <w:color w:val="000000"/>
          </w:rPr>
          <w:delText xml:space="preserve"> in relation to </w:delText>
        </w:r>
      </w:del>
      <w:r w:rsidRPr="00F960C0">
        <w:rPr>
          <w:color w:val="000000"/>
        </w:rPr>
        <w:t>the total number of large</w:t>
      </w:r>
      <w:r w:rsidR="00DD385F" w:rsidRPr="00F960C0">
        <w:rPr>
          <w:color w:val="000000"/>
        </w:rPr>
        <w:t xml:space="preserve"> </w:t>
      </w:r>
      <w:r w:rsidRPr="00F960C0">
        <w:rPr>
          <w:color w:val="000000"/>
        </w:rPr>
        <w:t xml:space="preserve">bodied mammals, ungulates, carnivore or species-specific crossings per day. </w:t>
      </w:r>
      <w:ins w:id="215" w:author="Clayton Lamb" w:date="2022-06-23T14:46:00Z">
        <w:r w:rsidR="006B112D">
          <w:rPr>
            <w:color w:val="000000"/>
          </w:rPr>
          <w:t>This was not altogether surprising given the limited sample size</w:t>
        </w:r>
      </w:ins>
      <w:ins w:id="216" w:author="Clayton Lamb" w:date="2022-06-23T18:50:00Z">
        <w:r w:rsidR="00184F92">
          <w:rPr>
            <w:color w:val="000000"/>
          </w:rPr>
          <w:t xml:space="preserve"> (n=12)</w:t>
        </w:r>
      </w:ins>
      <w:ins w:id="217" w:author="Clayton Lamb" w:date="2022-06-23T18:53:00Z">
        <w:r w:rsidR="00184F92">
          <w:rPr>
            <w:color w:val="000000"/>
          </w:rPr>
          <w:t>, and our inability t</w:t>
        </w:r>
      </w:ins>
      <w:ins w:id="218" w:author="Clayton Lamb" w:date="2022-06-23T18:54:00Z">
        <w:r w:rsidR="00184F92">
          <w:rPr>
            <w:color w:val="000000"/>
          </w:rPr>
          <w:t>o control for local wildlife densities</w:t>
        </w:r>
      </w:ins>
      <w:ins w:id="219" w:author="Clayton Lamb" w:date="2022-06-23T14:46:00Z">
        <w:r w:rsidR="006B112D">
          <w:rPr>
            <w:color w:val="000000"/>
          </w:rPr>
          <w:t xml:space="preserve">. </w:t>
        </w:r>
      </w:ins>
      <w:ins w:id="220" w:author="Clayton Lamb" w:date="2022-06-23T14:47:00Z">
        <w:r w:rsidR="006B112D">
          <w:rPr>
            <w:color w:val="000000"/>
          </w:rPr>
          <w:t xml:space="preserve">Nevertheless, </w:t>
        </w:r>
      </w:ins>
      <w:del w:id="221" w:author="Clayton Lamb" w:date="2022-06-23T14:46:00Z">
        <w:r w:rsidR="008F5294" w:rsidDel="006B112D">
          <w:rPr>
            <w:color w:val="000000"/>
          </w:rPr>
          <w:delText xml:space="preserve">While a significant </w:delText>
        </w:r>
        <w:r w:rsidR="005236A6" w:rsidDel="006B112D">
          <w:rPr>
            <w:color w:val="000000"/>
          </w:rPr>
          <w:delText>effectiveness</w:delText>
        </w:r>
        <w:r w:rsidR="008F5294" w:rsidDel="006B112D">
          <w:rPr>
            <w:color w:val="000000"/>
          </w:rPr>
          <w:delText xml:space="preserve"> relationship was not found in terms of crossing rates, </w:delText>
        </w:r>
      </w:del>
      <w:r w:rsidR="008F5294">
        <w:rPr>
          <w:color w:val="000000"/>
        </w:rPr>
        <w:t>it was qualitatively observed that wider North American overpasses</w:t>
      </w:r>
      <w:ins w:id="222" w:author="Clayton Lamb" w:date="2022-06-23T18:51:00Z">
        <w:r w:rsidR="00184F92">
          <w:rPr>
            <w:color w:val="000000"/>
          </w:rPr>
          <w:t xml:space="preserve"> (40–60 m)</w:t>
        </w:r>
      </w:ins>
      <w:r w:rsidR="008F5294">
        <w:rPr>
          <w:color w:val="000000"/>
        </w:rPr>
        <w:t>, in or near compliance with expert guideline</w:t>
      </w:r>
      <w:r w:rsidR="00ED1313">
        <w:rPr>
          <w:color w:val="000000"/>
        </w:rPr>
        <w:t>s,</w:t>
      </w:r>
      <w:r w:rsidR="008F5294">
        <w:rPr>
          <w:color w:val="000000"/>
        </w:rPr>
        <w:t xml:space="preserve"> were associated with a more diverse set of species</w:t>
      </w:r>
      <w:ins w:id="223" w:author="Clayton Lamb" w:date="2022-06-23T18:51:00Z">
        <w:r w:rsidR="00184F92">
          <w:rPr>
            <w:color w:val="000000"/>
          </w:rPr>
          <w:t xml:space="preserve"> </w:t>
        </w:r>
        <w:r w:rsidR="00184F92">
          <w:rPr>
            <w:color w:val="000000"/>
          </w:rPr>
          <w:t>use</w:t>
        </w:r>
      </w:ins>
      <w:r w:rsidR="008F5294">
        <w:rPr>
          <w:color w:val="000000"/>
        </w:rPr>
        <w:t xml:space="preserve"> </w:t>
      </w:r>
      <w:ins w:id="224" w:author="Clayton Lamb" w:date="2022-06-23T18:51:00Z">
        <w:r w:rsidR="00184F92">
          <w:rPr>
            <w:color w:val="000000"/>
          </w:rPr>
          <w:t>and had higher average crossing rates</w:t>
        </w:r>
      </w:ins>
      <w:del w:id="225" w:author="Clayton Lamb" w:date="2022-06-23T18:51:00Z">
        <w:r w:rsidR="008F5294" w:rsidDel="00184F92">
          <w:rPr>
            <w:color w:val="000000"/>
          </w:rPr>
          <w:delText>use</w:delText>
        </w:r>
      </w:del>
      <w:r w:rsidR="008F5294">
        <w:rPr>
          <w:color w:val="000000"/>
        </w:rPr>
        <w:t xml:space="preserve"> </w:t>
      </w:r>
      <w:r w:rsidR="008F5294">
        <w:rPr>
          <w:color w:val="000000"/>
        </w:rPr>
        <w:lastRenderedPageBreak/>
        <w:t xml:space="preserve">when compared to non-compliant, narrow North American </w:t>
      </w:r>
      <w:r w:rsidR="00ED1313">
        <w:rPr>
          <w:color w:val="000000"/>
        </w:rPr>
        <w:t>o</w:t>
      </w:r>
      <w:r w:rsidR="008F5294">
        <w:rPr>
          <w:color w:val="000000"/>
        </w:rPr>
        <w:t xml:space="preserve">verpasses. These findings support </w:t>
      </w:r>
      <w:r w:rsidR="00466A43">
        <w:rPr>
          <w:color w:val="000000"/>
        </w:rPr>
        <w:t xml:space="preserve">evidence that suggests </w:t>
      </w:r>
      <w:r w:rsidR="008F5294">
        <w:rPr>
          <w:color w:val="000000"/>
        </w:rPr>
        <w:t>wider crossings structures favour the passage of a wider array of taxa</w:t>
      </w:r>
      <w:r w:rsidR="00582D35">
        <w:rPr>
          <w:color w:val="000000"/>
        </w:rPr>
        <w:t xml:space="preserve"> (Clevenger &amp; </w:t>
      </w:r>
      <w:proofErr w:type="spellStart"/>
      <w:r w:rsidR="003662A6">
        <w:rPr>
          <w:color w:val="000000"/>
        </w:rPr>
        <w:t>Huijser</w:t>
      </w:r>
      <w:proofErr w:type="spellEnd"/>
      <w:r w:rsidR="003662A6">
        <w:rPr>
          <w:color w:val="000000"/>
        </w:rPr>
        <w:t>, 2011</w:t>
      </w:r>
      <w:ins w:id="226" w:author="Clayton Lamb" w:date="2022-06-23T14:48:00Z">
        <w:r w:rsidR="006B112D">
          <w:rPr>
            <w:color w:val="000000"/>
          </w:rPr>
          <w:t xml:space="preserve">), </w:t>
        </w:r>
        <w:proofErr w:type="gramStart"/>
        <w:r w:rsidR="006B112D">
          <w:rPr>
            <w:color w:val="000000"/>
          </w:rPr>
          <w:t>and also</w:t>
        </w:r>
        <w:proofErr w:type="gramEnd"/>
        <w:r w:rsidR="006B112D">
          <w:rPr>
            <w:color w:val="000000"/>
          </w:rPr>
          <w:t xml:space="preserve"> support the recommendations of </w:t>
        </w:r>
      </w:ins>
      <w:proofErr w:type="spellStart"/>
      <w:ins w:id="227" w:author="Clayton Lamb" w:date="2022-06-23T14:49:00Z">
        <w:r w:rsidR="00357E1B" w:rsidRPr="00F960C0">
          <w:rPr>
            <w:color w:val="000000"/>
          </w:rPr>
          <w:t>Rytwiniski</w:t>
        </w:r>
        <w:proofErr w:type="spellEnd"/>
        <w:r w:rsidR="00357E1B" w:rsidRPr="00F960C0">
          <w:rPr>
            <w:color w:val="000000"/>
          </w:rPr>
          <w:t xml:space="preserve"> et al., </w:t>
        </w:r>
        <w:r w:rsidR="00357E1B">
          <w:rPr>
            <w:color w:val="000000"/>
          </w:rPr>
          <w:t>(</w:t>
        </w:r>
        <w:r w:rsidR="00357E1B" w:rsidRPr="00F960C0">
          <w:rPr>
            <w:color w:val="000000"/>
          </w:rPr>
          <w:t>2015</w:t>
        </w:r>
        <w:r w:rsidR="00357E1B">
          <w:rPr>
            <w:color w:val="000000"/>
          </w:rPr>
          <w:t>)</w:t>
        </w:r>
      </w:ins>
      <w:ins w:id="228" w:author="Clayton Lamb" w:date="2022-06-23T18:52:00Z">
        <w:r w:rsidR="00184F92">
          <w:rPr>
            <w:color w:val="000000"/>
          </w:rPr>
          <w:t xml:space="preserve"> that more rigorous experimental study designs to monitor the effectiveness of </w:t>
        </w:r>
        <w:proofErr w:type="spellStart"/>
        <w:r w:rsidR="00184F92">
          <w:rPr>
            <w:color w:val="000000"/>
          </w:rPr>
          <w:t>strucutrs</w:t>
        </w:r>
        <w:proofErr w:type="spellEnd"/>
        <w:r w:rsidR="00184F92">
          <w:rPr>
            <w:color w:val="000000"/>
          </w:rPr>
          <w:t xml:space="preserve"> would h</w:t>
        </w:r>
      </w:ins>
      <w:ins w:id="229" w:author="Clayton Lamb" w:date="2022-06-23T18:53:00Z">
        <w:r w:rsidR="00184F92">
          <w:rPr>
            <w:color w:val="000000"/>
          </w:rPr>
          <w:t>elp guide future investments in wildlife crossing infrastructure.</w:t>
        </w:r>
      </w:ins>
      <w:del w:id="230" w:author="Clayton Lamb" w:date="2022-06-23T14:48:00Z">
        <w:r w:rsidR="00582D35" w:rsidDel="006B112D">
          <w:rPr>
            <w:color w:val="000000"/>
          </w:rPr>
          <w:delText>)</w:delText>
        </w:r>
        <w:r w:rsidR="008F5294" w:rsidDel="006B112D">
          <w:rPr>
            <w:color w:val="000000"/>
          </w:rPr>
          <w:delText xml:space="preserve">. </w:delText>
        </w:r>
      </w:del>
    </w:p>
    <w:p w14:paraId="129E6202" w14:textId="77777777" w:rsidR="00C71066" w:rsidRDefault="00C71066" w:rsidP="00184F92">
      <w:pPr>
        <w:spacing w:line="480" w:lineRule="auto"/>
        <w:ind w:left="720"/>
        <w:rPr>
          <w:color w:val="000000"/>
        </w:rPr>
      </w:pPr>
    </w:p>
    <w:p w14:paraId="61229E2C" w14:textId="689C812B" w:rsidR="00C71066" w:rsidDel="00184F92" w:rsidRDefault="009039AB" w:rsidP="00C71066">
      <w:pPr>
        <w:spacing w:line="480" w:lineRule="auto"/>
        <w:ind w:left="720"/>
        <w:rPr>
          <w:del w:id="231" w:author="Clayton Lamb" w:date="2022-06-23T18:54:00Z"/>
          <w:color w:val="000000"/>
        </w:rPr>
      </w:pPr>
      <w:del w:id="232" w:author="Clayton Lamb" w:date="2022-06-23T18:54:00Z">
        <w:r w:rsidDel="00184F92">
          <w:rPr>
            <w:color w:val="000000"/>
          </w:rPr>
          <w:delText>The non-significant relationship found in this study can partially be attributed to our failure to acc</w:delText>
        </w:r>
        <w:r w:rsidRPr="00F960C0" w:rsidDel="00184F92">
          <w:rPr>
            <w:color w:val="000000"/>
          </w:rPr>
          <w:delText>o</w:delText>
        </w:r>
        <w:r w:rsidDel="00184F92">
          <w:rPr>
            <w:color w:val="000000"/>
          </w:rPr>
          <w:delText>u</w:delText>
        </w:r>
        <w:r w:rsidRPr="00F960C0" w:rsidDel="00184F92">
          <w:rPr>
            <w:color w:val="000000"/>
          </w:rPr>
          <w:delText>nt</w:delText>
        </w:r>
        <w:r w:rsidR="00C71066" w:rsidRPr="00F960C0" w:rsidDel="00184F92">
          <w:rPr>
            <w:color w:val="000000"/>
          </w:rPr>
          <w:delText xml:space="preserve"> for </w:delText>
        </w:r>
        <w:r w:rsidDel="00184F92">
          <w:rPr>
            <w:color w:val="000000"/>
          </w:rPr>
          <w:delText xml:space="preserve">the </w:delText>
        </w:r>
        <w:r w:rsidR="00C71066" w:rsidRPr="00F960C0" w:rsidDel="00184F92">
          <w:rPr>
            <w:color w:val="000000"/>
          </w:rPr>
          <w:delText xml:space="preserve">many other parameters </w:delText>
        </w:r>
        <w:r w:rsidDel="00184F92">
          <w:rPr>
            <w:color w:val="000000"/>
          </w:rPr>
          <w:delText xml:space="preserve">(e.g. </w:delText>
        </w:r>
        <w:r w:rsidR="00C71066" w:rsidRPr="00F960C0" w:rsidDel="00184F92">
          <w:rPr>
            <w:color w:val="000000"/>
          </w:rPr>
          <w:delText>surrounding wildlife densities, surrounding crossing structures densities, quality of surrounding habitat, proximity to human disturbance, etc.,</w:delText>
        </w:r>
        <w:r w:rsidDel="00184F92">
          <w:rPr>
            <w:color w:val="000000"/>
          </w:rPr>
          <w:delText xml:space="preserve">) </w:delText>
        </w:r>
        <w:r w:rsidR="00C71066" w:rsidRPr="00F960C0" w:rsidDel="00184F92">
          <w:rPr>
            <w:color w:val="000000"/>
          </w:rPr>
          <w:delText xml:space="preserve">all of which are likely to or have been shown to influence wildlife crossings structure use </w:delText>
        </w:r>
        <w:r w:rsidR="005C05C1" w:rsidDel="00184F92">
          <w:rPr>
            <w:color w:val="000000"/>
          </w:rPr>
          <w:delText>(</w:delText>
        </w:r>
        <w:r w:rsidR="00C71066" w:rsidRPr="00F960C0" w:rsidDel="00184F92">
          <w:rPr>
            <w:color w:val="000000"/>
          </w:rPr>
          <w:delText>Clevenger &amp; Waltho, 2005; Barrueto et al., 2014; Seo et al., 2021)</w:delText>
        </w:r>
        <w:r w:rsidR="004C6573" w:rsidDel="00184F92">
          <w:rPr>
            <w:color w:val="000000"/>
          </w:rPr>
          <w:delText>.</w:delText>
        </w:r>
        <w:r w:rsidR="00C71066" w:rsidRPr="00F960C0" w:rsidDel="00184F92">
          <w:rPr>
            <w:color w:val="000000"/>
          </w:rPr>
          <w:delText xml:space="preserve"> </w:delText>
        </w:r>
      </w:del>
    </w:p>
    <w:p w14:paraId="0B37EFE9" w14:textId="77777777" w:rsidR="00C71066" w:rsidRPr="009255F6" w:rsidRDefault="00C71066" w:rsidP="00C71066">
      <w:pPr>
        <w:spacing w:line="480" w:lineRule="auto"/>
        <w:ind w:left="720"/>
        <w:rPr>
          <w:color w:val="000000"/>
        </w:rPr>
      </w:pPr>
    </w:p>
    <w:p w14:paraId="000000D3" w14:textId="02077E1C" w:rsidR="00760A7C" w:rsidRPr="00F960C0" w:rsidRDefault="009039AB" w:rsidP="009255F6">
      <w:pPr>
        <w:spacing w:line="480" w:lineRule="auto"/>
        <w:ind w:left="720"/>
        <w:rPr>
          <w:color w:val="000000"/>
        </w:rPr>
      </w:pPr>
      <w:r w:rsidRPr="00EF1A00">
        <w:rPr>
          <w:color w:val="000000"/>
          <w:highlight w:val="yellow"/>
          <w:rPrChange w:id="233" w:author="Clayton Lamb" w:date="2022-06-23T18:54:00Z">
            <w:rPr>
              <w:color w:val="000000"/>
            </w:rPr>
          </w:rPrChange>
        </w:rPr>
        <w:t>Further, a</w:t>
      </w:r>
      <w:r w:rsidR="00454794" w:rsidRPr="00EF1A00">
        <w:rPr>
          <w:color w:val="000000"/>
          <w:highlight w:val="yellow"/>
          <w:rPrChange w:id="234" w:author="Clayton Lamb" w:date="2022-06-23T18:54:00Z">
            <w:rPr>
              <w:color w:val="000000"/>
            </w:rPr>
          </w:rPrChange>
        </w:rPr>
        <w:t xml:space="preserve"> species-specific response to crossing structure parameters such as width is well established (Mata et al., 2008; Sawyer et al., 2016)</w:t>
      </w:r>
      <w:r w:rsidR="00DB3C6A" w:rsidRPr="00EF1A00">
        <w:rPr>
          <w:color w:val="000000"/>
          <w:highlight w:val="yellow"/>
          <w:rPrChange w:id="235" w:author="Clayton Lamb" w:date="2022-06-23T18:54:00Z">
            <w:rPr>
              <w:color w:val="000000"/>
            </w:rPr>
          </w:rPrChange>
        </w:rPr>
        <w:t>. W</w:t>
      </w:r>
      <w:r w:rsidR="00454794" w:rsidRPr="00EF1A00">
        <w:rPr>
          <w:color w:val="000000"/>
          <w:highlight w:val="yellow"/>
          <w:rPrChange w:id="236" w:author="Clayton Lamb" w:date="2022-06-23T18:54:00Z">
            <w:rPr>
              <w:color w:val="000000"/>
            </w:rPr>
          </w:rPrChange>
        </w:rPr>
        <w:t xml:space="preserve">e therefore would not expect meaningful results when assessing the width response of large taxonomic groups such as ungulates or carnivores. </w:t>
      </w:r>
      <w:r w:rsidR="00B245F3" w:rsidRPr="00EF1A00">
        <w:rPr>
          <w:color w:val="000000"/>
          <w:highlight w:val="yellow"/>
          <w:rPrChange w:id="237" w:author="Clayton Lamb" w:date="2022-06-23T18:54:00Z">
            <w:rPr>
              <w:color w:val="000000"/>
            </w:rPr>
          </w:rPrChange>
        </w:rPr>
        <w:t>R</w:t>
      </w:r>
      <w:r w:rsidR="00454794" w:rsidRPr="00EF1A00">
        <w:rPr>
          <w:color w:val="000000"/>
          <w:highlight w:val="yellow"/>
          <w:rPrChange w:id="238" w:author="Clayton Lamb" w:date="2022-06-23T18:54:00Z">
            <w:rPr>
              <w:color w:val="000000"/>
            </w:rPr>
          </w:rPrChange>
        </w:rPr>
        <w:t xml:space="preserve">esearchers have </w:t>
      </w:r>
      <w:r w:rsidR="00B245F3" w:rsidRPr="00EF1A00">
        <w:rPr>
          <w:color w:val="000000"/>
          <w:highlight w:val="yellow"/>
          <w:rPrChange w:id="239" w:author="Clayton Lamb" w:date="2022-06-23T18:54:00Z">
            <w:rPr>
              <w:color w:val="000000"/>
            </w:rPr>
          </w:rPrChange>
        </w:rPr>
        <w:t xml:space="preserve">in fact, </w:t>
      </w:r>
      <w:r w:rsidR="00454794" w:rsidRPr="00EF1A00">
        <w:rPr>
          <w:color w:val="000000"/>
          <w:highlight w:val="yellow"/>
          <w:rPrChange w:id="240" w:author="Clayton Lamb" w:date="2022-06-23T18:54:00Z">
            <w:rPr>
              <w:color w:val="000000"/>
            </w:rPr>
          </w:rPrChange>
        </w:rPr>
        <w:t>shown conflicting crossing structures width responses in ungulate species such as big-horned sheep, deer, elk and pronghorn (</w:t>
      </w:r>
      <w:r w:rsidR="004C6573" w:rsidRPr="00EF1A00">
        <w:rPr>
          <w:color w:val="000000"/>
          <w:highlight w:val="yellow"/>
          <w:rPrChange w:id="241" w:author="Clayton Lamb" w:date="2022-06-23T18:54:00Z">
            <w:rPr>
              <w:color w:val="000000"/>
            </w:rPr>
          </w:rPrChange>
        </w:rPr>
        <w:t xml:space="preserve">Clevenger &amp; </w:t>
      </w:r>
      <w:proofErr w:type="spellStart"/>
      <w:r w:rsidR="004C6573" w:rsidRPr="00EF1A00">
        <w:rPr>
          <w:color w:val="000000"/>
          <w:highlight w:val="yellow"/>
          <w:rPrChange w:id="242" w:author="Clayton Lamb" w:date="2022-06-23T18:54:00Z">
            <w:rPr>
              <w:color w:val="000000"/>
            </w:rPr>
          </w:rPrChange>
        </w:rPr>
        <w:t>Waltho</w:t>
      </w:r>
      <w:proofErr w:type="spellEnd"/>
      <w:r w:rsidR="004C6573" w:rsidRPr="00EF1A00">
        <w:rPr>
          <w:color w:val="000000"/>
          <w:highlight w:val="yellow"/>
          <w:rPrChange w:id="243" w:author="Clayton Lamb" w:date="2022-06-23T18:54:00Z">
            <w:rPr>
              <w:color w:val="000000"/>
            </w:rPr>
          </w:rPrChange>
        </w:rPr>
        <w:t xml:space="preserve">, 2005; </w:t>
      </w:r>
      <w:r w:rsidR="00454794" w:rsidRPr="00EF1A00">
        <w:rPr>
          <w:color w:val="000000"/>
          <w:highlight w:val="yellow"/>
          <w:rPrChange w:id="244" w:author="Clayton Lamb" w:date="2022-06-23T18:54:00Z">
            <w:rPr>
              <w:color w:val="000000"/>
            </w:rPr>
          </w:rPrChange>
        </w:rPr>
        <w:t xml:space="preserve">Gagnon et al., 2017; Sawyer et al., 2016). A recent study by </w:t>
      </w:r>
      <w:proofErr w:type="spellStart"/>
      <w:r w:rsidR="00454794" w:rsidRPr="00EF1A00">
        <w:rPr>
          <w:color w:val="000000"/>
          <w:highlight w:val="yellow"/>
          <w:rPrChange w:id="245" w:author="Clayton Lamb" w:date="2022-06-23T18:54:00Z">
            <w:rPr>
              <w:color w:val="000000"/>
            </w:rPr>
          </w:rPrChange>
        </w:rPr>
        <w:t>Dennebom</w:t>
      </w:r>
      <w:proofErr w:type="spellEnd"/>
      <w:r w:rsidR="00454794" w:rsidRPr="00EF1A00">
        <w:rPr>
          <w:color w:val="000000"/>
          <w:highlight w:val="yellow"/>
          <w:rPrChange w:id="246" w:author="Clayton Lamb" w:date="2022-06-23T18:54:00Z">
            <w:rPr>
              <w:color w:val="000000"/>
            </w:rPr>
          </w:rPrChange>
        </w:rPr>
        <w:t xml:space="preserve"> et al. (2021)</w:t>
      </w:r>
      <w:r w:rsidR="00173FEB" w:rsidRPr="00EF1A00">
        <w:rPr>
          <w:color w:val="000000"/>
          <w:highlight w:val="yellow"/>
          <w:rPrChange w:id="247" w:author="Clayton Lamb" w:date="2022-06-23T18:54:00Z">
            <w:rPr>
              <w:color w:val="000000"/>
            </w:rPr>
          </w:rPrChange>
        </w:rPr>
        <w:t xml:space="preserve">, </w:t>
      </w:r>
      <w:r w:rsidR="00454794" w:rsidRPr="00EF1A00">
        <w:rPr>
          <w:color w:val="000000"/>
          <w:highlight w:val="yellow"/>
          <w:rPrChange w:id="248" w:author="Clayton Lamb" w:date="2022-06-23T18:54:00Z">
            <w:rPr>
              <w:color w:val="000000"/>
            </w:rPr>
          </w:rPrChange>
        </w:rPr>
        <w:t xml:space="preserve">fails to consider the unique species-specific response to overpass width and </w:t>
      </w:r>
      <w:r w:rsidR="004C6573" w:rsidRPr="00EF1A00">
        <w:rPr>
          <w:color w:val="000000"/>
          <w:highlight w:val="yellow"/>
          <w:rPrChange w:id="249" w:author="Clayton Lamb" w:date="2022-06-23T18:54:00Z">
            <w:rPr>
              <w:color w:val="000000"/>
            </w:rPr>
          </w:rPrChange>
        </w:rPr>
        <w:t xml:space="preserve">wrongfully </w:t>
      </w:r>
      <w:r w:rsidR="00454794" w:rsidRPr="00EF1A00">
        <w:rPr>
          <w:color w:val="000000"/>
          <w:highlight w:val="yellow"/>
          <w:rPrChange w:id="250" w:author="Clayton Lamb" w:date="2022-06-23T18:54:00Z">
            <w:rPr>
              <w:color w:val="000000"/>
            </w:rPr>
          </w:rPrChange>
        </w:rPr>
        <w:t>concludes that ungulates prefer narrow overpasses. When assessing wildlife crossings structure parameters future studies should investigate species-species responses rather than taxa wide responses.</w:t>
      </w:r>
      <w:r w:rsidR="00454794" w:rsidRPr="00F960C0">
        <w:rPr>
          <w:color w:val="000000"/>
        </w:rPr>
        <w:t xml:space="preserve"> </w:t>
      </w:r>
    </w:p>
    <w:p w14:paraId="000000DA" w14:textId="796BB5B4" w:rsidR="00760A7C" w:rsidRPr="009255F6" w:rsidRDefault="00454794" w:rsidP="00C71066">
      <w:pPr>
        <w:spacing w:line="480" w:lineRule="auto"/>
        <w:rPr>
          <w:color w:val="000000"/>
        </w:rPr>
      </w:pPr>
      <w:r w:rsidRPr="00F960C0">
        <w:rPr>
          <w:color w:val="000000"/>
        </w:rPr>
        <w:t xml:space="preserve"> </w:t>
      </w:r>
    </w:p>
    <w:p w14:paraId="000000DB" w14:textId="414F24F7" w:rsidR="00760A7C" w:rsidRPr="00F960C0" w:rsidRDefault="00454794" w:rsidP="009255F6">
      <w:pPr>
        <w:spacing w:line="480" w:lineRule="auto"/>
        <w:ind w:left="720"/>
        <w:rPr>
          <w:color w:val="000000"/>
          <w:highlight w:val="white"/>
        </w:rPr>
      </w:pPr>
      <w:r w:rsidRPr="00F960C0">
        <w:rPr>
          <w:color w:val="000000"/>
        </w:rPr>
        <w:t xml:space="preserve">Scientists and transportation professionals should strive to develop a standardized measure of structure </w:t>
      </w:r>
      <w:r w:rsidR="005236A6">
        <w:rPr>
          <w:color w:val="000000"/>
        </w:rPr>
        <w:t>effectiveness</w:t>
      </w:r>
      <w:r w:rsidRPr="00F960C0">
        <w:rPr>
          <w:color w:val="000000"/>
        </w:rPr>
        <w:t xml:space="preserve"> to inform future investment in crossing structures (as pointed out by </w:t>
      </w:r>
      <w:proofErr w:type="spellStart"/>
      <w:r w:rsidRPr="00F960C0">
        <w:rPr>
          <w:color w:val="000000"/>
        </w:rPr>
        <w:t>Rytwiniski</w:t>
      </w:r>
      <w:proofErr w:type="spellEnd"/>
      <w:r w:rsidRPr="00F960C0">
        <w:rPr>
          <w:color w:val="000000"/>
        </w:rPr>
        <w:t xml:space="preserve"> et al., 2015 and van der Grift et al., 2012). Such investment is likely to increase. For example, in July 2021, the U.S.A. passed the </w:t>
      </w:r>
      <w:r w:rsidRPr="00F960C0">
        <w:rPr>
          <w:color w:val="000000"/>
          <w:highlight w:val="white"/>
        </w:rPr>
        <w:t xml:space="preserve">INVEST in America Act, a five-year highway bill that includes $100 million per year for crossing structures. </w:t>
      </w:r>
      <w:r w:rsidRPr="00F960C0">
        <w:rPr>
          <w:color w:val="000000"/>
          <w:highlight w:val="white"/>
        </w:rPr>
        <w:lastRenderedPageBreak/>
        <w:t xml:space="preserve">To guide these future investments, a standardized procedure for measuring crossing </w:t>
      </w:r>
      <w:r w:rsidR="005236A6">
        <w:rPr>
          <w:color w:val="000000"/>
          <w:highlight w:val="white"/>
        </w:rPr>
        <w:t>effectiveness</w:t>
      </w:r>
      <w:r w:rsidRPr="00F960C0">
        <w:rPr>
          <w:color w:val="000000"/>
          <w:highlight w:val="white"/>
        </w:rPr>
        <w:t xml:space="preserve"> should be developed that can overcome differing ecological conditions between structures and projects that hamper comparisons. One option that is easily integrated into current monitoring programs with remote cameras is to include remote cameras on wildlife trails a few hundred meters away from the structure. </w:t>
      </w:r>
      <w:r w:rsidR="00DD385F" w:rsidRPr="00F960C0">
        <w:rPr>
          <w:color w:val="000000"/>
          <w:highlight w:val="white"/>
        </w:rPr>
        <w:t xml:space="preserve">With </w:t>
      </w:r>
      <w:del w:id="251" w:author="Clayton Lamb" w:date="2022-06-23T18:55:00Z">
        <w:r w:rsidR="00DD385F" w:rsidRPr="00F960C0" w:rsidDel="00EF1A00">
          <w:rPr>
            <w:color w:val="000000"/>
            <w:highlight w:val="white"/>
          </w:rPr>
          <w:delText xml:space="preserve">such a </w:delText>
        </w:r>
      </w:del>
      <w:ins w:id="252" w:author="Clayton Lamb" w:date="2022-06-23T18:55:00Z">
        <w:r w:rsidR="00EF1A00">
          <w:rPr>
            <w:color w:val="000000"/>
            <w:highlight w:val="white"/>
          </w:rPr>
          <w:t xml:space="preserve">this </w:t>
        </w:r>
      </w:ins>
      <w:r w:rsidR="00DD385F" w:rsidRPr="00F960C0">
        <w:rPr>
          <w:color w:val="000000"/>
          <w:highlight w:val="white"/>
        </w:rPr>
        <w:t>design, investigators can get a sense of species detection rates between cameras on the structure and those nearby, allowing for a transparent measure of effectiveness that</w:t>
      </w:r>
      <w:del w:id="253" w:author="Clayton Lamb" w:date="2022-06-23T18:55:00Z">
        <w:r w:rsidR="00DD385F" w:rsidRPr="00F960C0" w:rsidDel="00EF1A00">
          <w:rPr>
            <w:color w:val="000000"/>
            <w:highlight w:val="white"/>
          </w:rPr>
          <w:delText xml:space="preserve"> is relative to the local site conditions</w:delText>
        </w:r>
      </w:del>
      <w:ins w:id="254" w:author="Clayton Lamb" w:date="2022-06-23T18:55:00Z">
        <w:r w:rsidR="00EF1A00">
          <w:rPr>
            <w:color w:val="000000"/>
            <w:highlight w:val="white"/>
          </w:rPr>
          <w:t xml:space="preserve"> can be c</w:t>
        </w:r>
      </w:ins>
      <w:ins w:id="255" w:author="Clayton Lamb" w:date="2022-06-23T18:56:00Z">
        <w:r w:rsidR="00EF1A00">
          <w:rPr>
            <w:color w:val="000000"/>
            <w:highlight w:val="white"/>
          </w:rPr>
          <w:t>ompared to hit rates of species nearby</w:t>
        </w:r>
      </w:ins>
      <w:r w:rsidR="00DD385F" w:rsidRPr="00F960C0">
        <w:rPr>
          <w:color w:val="000000"/>
          <w:highlight w:val="white"/>
        </w:rPr>
        <w:t xml:space="preserve">. </w:t>
      </w:r>
      <w:r w:rsidRPr="00F960C0">
        <w:rPr>
          <w:color w:val="000000"/>
          <w:highlight w:val="white"/>
        </w:rPr>
        <w:t xml:space="preserve">A similar design has been previously suggested by </w:t>
      </w:r>
      <w:proofErr w:type="spellStart"/>
      <w:r w:rsidRPr="00F960C0">
        <w:rPr>
          <w:color w:val="000000"/>
        </w:rPr>
        <w:t>Rytwiniski</w:t>
      </w:r>
      <w:proofErr w:type="spellEnd"/>
      <w:r w:rsidRPr="00F960C0">
        <w:rPr>
          <w:color w:val="000000"/>
        </w:rPr>
        <w:t xml:space="preserve"> et al. (2015) as part of their plea for increased use of rigorous study designs, such as before-after-control-impact designs, for evaluating road mitigation effectiveness. </w:t>
      </w:r>
      <w:r w:rsidRPr="00F960C0">
        <w:rPr>
          <w:color w:val="000000"/>
          <w:highlight w:val="white"/>
        </w:rPr>
        <w:t xml:space="preserve">For example, a structure that has ten elk detections per week and 100 elk detections per week nearby on wildlife trails (i.e., 10:100, or 0.1) would be less effective than a structure that had 80 elk detections per week on the structure and 110 elk detections per week nearby on wildlife trails (i.e., 80:110, or 0.72). When available, incorporating other forms of biological data (e.g. </w:t>
      </w:r>
      <w:r w:rsidRPr="00F960C0">
        <w:rPr>
          <w:color w:val="000000"/>
        </w:rPr>
        <w:t xml:space="preserve">demographic data) can help to further determine if the overpass provides demographic and population wide connectivity (Ford et al., 2017). In Banff National Park, overpass </w:t>
      </w:r>
      <w:r w:rsidR="005236A6">
        <w:rPr>
          <w:color w:val="000000"/>
        </w:rPr>
        <w:t>effectiveness</w:t>
      </w:r>
      <w:r w:rsidRPr="00F960C0">
        <w:rPr>
          <w:color w:val="000000"/>
        </w:rPr>
        <w:t xml:space="preserve"> in terms of gene flow has </w:t>
      </w:r>
      <w:del w:id="256" w:author="Clayton Lamb" w:date="2022-06-23T18:57:00Z">
        <w:r w:rsidRPr="00F960C0" w:rsidDel="00EF1A00">
          <w:rPr>
            <w:color w:val="000000"/>
          </w:rPr>
          <w:delText xml:space="preserve">also </w:delText>
        </w:r>
      </w:del>
      <w:r w:rsidRPr="00F960C0">
        <w:rPr>
          <w:color w:val="000000"/>
        </w:rPr>
        <w:t>been successfully demonstrated using genetic data for black bears and grizzly bears (</w:t>
      </w:r>
      <w:proofErr w:type="spellStart"/>
      <w:r w:rsidRPr="00F960C0">
        <w:rPr>
          <w:color w:val="000000"/>
        </w:rPr>
        <w:t>Sawaya</w:t>
      </w:r>
      <w:proofErr w:type="spellEnd"/>
      <w:r w:rsidRPr="00F960C0">
        <w:rPr>
          <w:color w:val="000000"/>
        </w:rPr>
        <w:t xml:space="preserve"> et al., 2014). </w:t>
      </w:r>
    </w:p>
    <w:p w14:paraId="000000DD" w14:textId="77777777" w:rsidR="00760A7C" w:rsidRPr="009255F6" w:rsidRDefault="00760A7C">
      <w:pPr>
        <w:spacing w:line="480" w:lineRule="auto"/>
        <w:rPr>
          <w:b/>
          <w:color w:val="000000"/>
        </w:rPr>
      </w:pPr>
    </w:p>
    <w:p w14:paraId="000000E0" w14:textId="28CAD1CF" w:rsidR="00760A7C" w:rsidRPr="009255F6" w:rsidRDefault="009255F6" w:rsidP="009255F6">
      <w:pPr>
        <w:spacing w:line="480" w:lineRule="auto"/>
        <w:ind w:firstLine="720"/>
        <w:rPr>
          <w:b/>
          <w:color w:val="000000"/>
        </w:rPr>
      </w:pPr>
      <w:r>
        <w:rPr>
          <w:b/>
          <w:color w:val="000000"/>
        </w:rPr>
        <w:t xml:space="preserve">4.5 </w:t>
      </w:r>
      <w:r w:rsidR="00454794" w:rsidRPr="009255F6">
        <w:rPr>
          <w:b/>
          <w:color w:val="000000"/>
        </w:rPr>
        <w:t xml:space="preserve">Cost </w:t>
      </w:r>
      <w:r w:rsidR="005236A6">
        <w:rPr>
          <w:b/>
          <w:color w:val="000000"/>
        </w:rPr>
        <w:t>effectiveness</w:t>
      </w:r>
    </w:p>
    <w:p w14:paraId="000000E1" w14:textId="1AECE81C" w:rsidR="00760A7C" w:rsidRDefault="00454794" w:rsidP="009255F6">
      <w:pPr>
        <w:spacing w:line="480" w:lineRule="auto"/>
        <w:ind w:left="720"/>
        <w:rPr>
          <w:color w:val="000000"/>
        </w:rPr>
      </w:pPr>
      <w:bookmarkStart w:id="257" w:name="_heading=h.30j0zll" w:colFirst="0" w:colLast="0"/>
      <w:bookmarkEnd w:id="257"/>
      <w:r w:rsidRPr="00F960C0">
        <w:rPr>
          <w:color w:val="000000"/>
        </w:rPr>
        <w:t xml:space="preserve">In the Netherlands, </w:t>
      </w:r>
      <w:proofErr w:type="spellStart"/>
      <w:r w:rsidRPr="00F960C0">
        <w:rPr>
          <w:color w:val="000000"/>
        </w:rPr>
        <w:t>Si</w:t>
      </w:r>
      <w:r w:rsidR="0067422A">
        <w:rPr>
          <w:color w:val="000000"/>
        </w:rPr>
        <w:t>jts</w:t>
      </w:r>
      <w:r w:rsidRPr="00F960C0">
        <w:rPr>
          <w:color w:val="000000"/>
        </w:rPr>
        <w:t>ma</w:t>
      </w:r>
      <w:proofErr w:type="spellEnd"/>
      <w:r w:rsidRPr="00F960C0">
        <w:rPr>
          <w:color w:val="000000"/>
        </w:rPr>
        <w:t xml:space="preserve"> et al. (2020) found that overpasses present a less cost-effective solution than underpasses. They argue that the high construction costs of </w:t>
      </w:r>
      <w:r w:rsidRPr="00F960C0">
        <w:rPr>
          <w:color w:val="000000"/>
        </w:rPr>
        <w:lastRenderedPageBreak/>
        <w:t>overpasses outweigh their absolute benefit to local biodiversity, making underpasses a more cost-effective solution. The authors, however, concede that their threat-weighted ecological quality cost-effectiveness analysis fails to differentiate between “different species and nature types”. As a result, in places with more diverse and abundant assemblages of large mammals or with width</w:t>
      </w:r>
      <w:ins w:id="258" w:author="Clayton Lamb" w:date="2022-06-23T17:04:00Z">
        <w:r w:rsidR="00CC06B0">
          <w:rPr>
            <w:color w:val="000000"/>
          </w:rPr>
          <w:t>-</w:t>
        </w:r>
      </w:ins>
      <w:del w:id="259" w:author="Clayton Lamb" w:date="2022-06-23T17:04:00Z">
        <w:r w:rsidRPr="00F960C0" w:rsidDel="00CC06B0">
          <w:rPr>
            <w:color w:val="000000"/>
          </w:rPr>
          <w:delText xml:space="preserve"> </w:delText>
        </w:r>
      </w:del>
      <w:r w:rsidRPr="00F960C0">
        <w:rPr>
          <w:color w:val="000000"/>
        </w:rPr>
        <w:t>sensitive species, overpasses may become more cost effective. Indeed, Ford et al. (2017) performed a cost-effectiveness analysis of grizzly bear crossings at five crossing structure types in Banff National Park, Canada. Using a demographic-specific cost-effectiveness economic model, they found that especially amongst family units, overpasses are more cost effective than underpasses. Amongst singleton bears, the cost effectiveness of overpasses and underpasses were similar</w:t>
      </w:r>
      <w:ins w:id="260" w:author="Clayton Lamb" w:date="2022-06-23T17:06:00Z">
        <w:r w:rsidR="00CC06B0">
          <w:rPr>
            <w:color w:val="000000"/>
          </w:rPr>
          <w:t>. The</w:t>
        </w:r>
      </w:ins>
      <w:ins w:id="261" w:author="Clayton Lamb" w:date="2022-06-23T17:05:00Z">
        <w:r w:rsidR="00CC06B0">
          <w:rPr>
            <w:color w:val="000000"/>
          </w:rPr>
          <w:t xml:space="preserve"> costs for underpasses</w:t>
        </w:r>
      </w:ins>
      <w:ins w:id="262" w:author="Clayton Lamb" w:date="2022-06-23T17:06:00Z">
        <w:r w:rsidR="00CC06B0">
          <w:rPr>
            <w:color w:val="000000"/>
          </w:rPr>
          <w:t xml:space="preserve"> used in Ford e</w:t>
        </w:r>
      </w:ins>
      <w:ins w:id="263" w:author="Clayton Lamb" w:date="2022-06-23T17:07:00Z">
        <w:r w:rsidR="00CC06B0">
          <w:rPr>
            <w:color w:val="000000"/>
          </w:rPr>
          <w:t>t al. (2017)</w:t>
        </w:r>
      </w:ins>
      <w:ins w:id="264" w:author="Clayton Lamb" w:date="2022-06-23T17:05:00Z">
        <w:r w:rsidR="00CC06B0">
          <w:rPr>
            <w:color w:val="000000"/>
          </w:rPr>
          <w:t xml:space="preserve"> included the assumption that </w:t>
        </w:r>
      </w:ins>
      <w:ins w:id="265" w:author="Clayton Lamb" w:date="2022-06-23T17:07:00Z">
        <w:r w:rsidR="00CC06B0">
          <w:rPr>
            <w:color w:val="000000"/>
          </w:rPr>
          <w:t xml:space="preserve">the highway was under construction at the time, </w:t>
        </w:r>
      </w:ins>
      <w:ins w:id="266" w:author="Clayton Lamb" w:date="2022-06-23T17:06:00Z">
        <w:r w:rsidR="00CC06B0">
          <w:rPr>
            <w:color w:val="000000"/>
          </w:rPr>
          <w:t>thus representing a lower cost than if the underpass as added to an existing highwa</w:t>
        </w:r>
      </w:ins>
      <w:ins w:id="267" w:author="Clayton Lamb" w:date="2022-06-23T17:07:00Z">
        <w:r w:rsidR="00CC06B0">
          <w:rPr>
            <w:color w:val="000000"/>
          </w:rPr>
          <w:t>y</w:t>
        </w:r>
      </w:ins>
      <w:ins w:id="268" w:author="Clayton Lamb" w:date="2022-06-23T19:02:00Z">
        <w:r w:rsidR="00416EE6">
          <w:rPr>
            <w:color w:val="000000"/>
          </w:rPr>
          <w:t>, as</w:t>
        </w:r>
      </w:ins>
      <w:ins w:id="269" w:author="Clayton Lamb" w:date="2022-06-23T17:07:00Z">
        <w:r w:rsidR="00CC06B0">
          <w:rPr>
            <w:color w:val="000000"/>
          </w:rPr>
          <w:t xml:space="preserve"> is the case for many places </w:t>
        </w:r>
      </w:ins>
      <w:ins w:id="270" w:author="Clayton Lamb" w:date="2022-06-23T19:01:00Z">
        <w:r w:rsidR="00416EE6">
          <w:rPr>
            <w:color w:val="000000"/>
          </w:rPr>
          <w:t>mitigation is being considered</w:t>
        </w:r>
      </w:ins>
      <w:ins w:id="271" w:author="Clayton Lamb" w:date="2022-06-23T19:02:00Z">
        <w:r w:rsidR="00416EE6">
          <w:rPr>
            <w:color w:val="000000"/>
          </w:rPr>
          <w:t xml:space="preserve">. </w:t>
        </w:r>
      </w:ins>
      <w:del w:id="272" w:author="Clayton Lamb" w:date="2022-06-23T17:07:00Z">
        <w:r w:rsidRPr="00F960C0" w:rsidDel="00CC06B0">
          <w:rPr>
            <w:color w:val="000000"/>
          </w:rPr>
          <w:delText>.</w:delText>
        </w:r>
      </w:del>
      <w:del w:id="273" w:author="Clayton Lamb" w:date="2022-06-23T19:01:00Z">
        <w:r w:rsidRPr="00F960C0" w:rsidDel="00416EE6">
          <w:rPr>
            <w:color w:val="000000"/>
          </w:rPr>
          <w:delText xml:space="preserve"> </w:delText>
        </w:r>
      </w:del>
      <w:r w:rsidRPr="00F960C0">
        <w:rPr>
          <w:color w:val="000000"/>
        </w:rPr>
        <w:t>The findings between the two studies illustrate how the results of cost-effectiveness analysis may vary at different scales of study</w:t>
      </w:r>
      <w:ins w:id="274" w:author="Clayton Lamb" w:date="2022-06-23T17:07:00Z">
        <w:r w:rsidR="00CC06B0">
          <w:rPr>
            <w:color w:val="000000"/>
          </w:rPr>
          <w:t>,</w:t>
        </w:r>
      </w:ins>
      <w:ins w:id="275" w:author="Clayton Lamb" w:date="2022-06-23T17:08:00Z">
        <w:r w:rsidR="00CC06B0">
          <w:rPr>
            <w:color w:val="000000"/>
          </w:rPr>
          <w:t xml:space="preserve"> </w:t>
        </w:r>
      </w:ins>
      <w:del w:id="276" w:author="Clayton Lamb" w:date="2022-06-23T17:07:00Z">
        <w:r w:rsidRPr="00F960C0" w:rsidDel="00CC06B0">
          <w:rPr>
            <w:color w:val="000000"/>
          </w:rPr>
          <w:delText xml:space="preserve"> and </w:delText>
        </w:r>
      </w:del>
      <w:r w:rsidRPr="00F960C0">
        <w:rPr>
          <w:color w:val="000000"/>
        </w:rPr>
        <w:t>target species assemblage</w:t>
      </w:r>
      <w:ins w:id="277" w:author="Clayton Lamb" w:date="2022-06-23T17:08:00Z">
        <w:r w:rsidR="00CC06B0">
          <w:rPr>
            <w:color w:val="000000"/>
          </w:rPr>
          <w:t>, and stage of highway construction</w:t>
        </w:r>
      </w:ins>
      <w:r w:rsidRPr="00F960C0">
        <w:rPr>
          <w:color w:val="000000"/>
        </w:rPr>
        <w:t xml:space="preserve">.  </w:t>
      </w:r>
    </w:p>
    <w:p w14:paraId="046237F3" w14:textId="77777777" w:rsidR="009255F6" w:rsidRPr="00F960C0" w:rsidRDefault="009255F6" w:rsidP="009255F6">
      <w:pPr>
        <w:spacing w:line="480" w:lineRule="auto"/>
        <w:ind w:left="720"/>
        <w:rPr>
          <w:color w:val="000000"/>
        </w:rPr>
      </w:pPr>
    </w:p>
    <w:p w14:paraId="000000E2" w14:textId="2D992589" w:rsidR="00760A7C" w:rsidRPr="00F960C0" w:rsidRDefault="00454794" w:rsidP="009255F6">
      <w:pPr>
        <w:spacing w:line="480" w:lineRule="auto"/>
        <w:ind w:left="720"/>
        <w:rPr>
          <w:color w:val="000000"/>
        </w:rPr>
      </w:pPr>
      <w:r w:rsidRPr="00F960C0">
        <w:rPr>
          <w:color w:val="000000"/>
        </w:rPr>
        <w:t>Cost is likely the main constraint limiting transportation agency</w:t>
      </w:r>
      <w:r w:rsidR="0009262A">
        <w:rPr>
          <w:color w:val="000000"/>
        </w:rPr>
        <w:t>’s</w:t>
      </w:r>
      <w:r w:rsidRPr="00F960C0">
        <w:rPr>
          <w:color w:val="000000"/>
        </w:rPr>
        <w:t xml:space="preserve"> ability to meet expert recommendations for overpass dimensions. A wildlife crossing project being developed along Highway 3 in the southern Rocky Mountains of Canada provides a case-study where transportation professionals, scientists, conservation organizations, industry partners, and First Nations are working to create a cost-effective design in a working landscape. The “Reconnecting the Rockies: BC” project is focused along a 27</w:t>
      </w:r>
      <w:ins w:id="278" w:author="Clayton Lamb" w:date="2022-06-23T17:08:00Z">
        <w:r w:rsidR="00622605">
          <w:rPr>
            <w:color w:val="000000"/>
          </w:rPr>
          <w:t xml:space="preserve"> </w:t>
        </w:r>
      </w:ins>
      <w:r w:rsidRPr="00F960C0">
        <w:rPr>
          <w:color w:val="000000"/>
        </w:rPr>
        <w:t xml:space="preserve">km stretch </w:t>
      </w:r>
      <w:r w:rsidRPr="00F960C0">
        <w:rPr>
          <w:color w:val="000000"/>
        </w:rPr>
        <w:lastRenderedPageBreak/>
        <w:t xml:space="preserve">of Highway 3 in southeastern BC, where movement corridors for deer, elk, sheep, moose, bear, wolf, wolverine, and cougar all intersect with a busy highway. The project will feature two purpose-built underpasses, </w:t>
      </w:r>
      <w:ins w:id="279" w:author="Clayton Lamb" w:date="2022-06-23T17:09:00Z">
        <w:r w:rsidR="00622605">
          <w:rPr>
            <w:color w:val="000000"/>
          </w:rPr>
          <w:t>six</w:t>
        </w:r>
      </w:ins>
      <w:del w:id="280" w:author="Clayton Lamb" w:date="2022-06-23T17:09:00Z">
        <w:r w:rsidRPr="00F960C0" w:rsidDel="00622605">
          <w:rPr>
            <w:color w:val="000000"/>
          </w:rPr>
          <w:delText>eight</w:delText>
        </w:r>
      </w:del>
      <w:r w:rsidRPr="00F960C0">
        <w:rPr>
          <w:color w:val="000000"/>
        </w:rPr>
        <w:t xml:space="preserve"> retrofitted bridges to allow wildlife passage, and an overpass located in the critical Alexander-Michel corridor will be a main feature of the project. The overpass will be the most expensive aspect of the project and multiple designs have been proposed and analyz</w:t>
      </w:r>
      <w:r w:rsidR="00356E85" w:rsidRPr="00F960C0">
        <w:rPr>
          <w:color w:val="000000"/>
        </w:rPr>
        <w:t>ed</w:t>
      </w:r>
      <w:r w:rsidRPr="00F960C0">
        <w:rPr>
          <w:color w:val="000000"/>
        </w:rPr>
        <w:t xml:space="preserve"> for cost. The overpass will span a length of 75</w:t>
      </w:r>
      <w:ins w:id="281" w:author="Clayton Lamb" w:date="2022-06-23T17:10:00Z">
        <w:r w:rsidR="00622605">
          <w:rPr>
            <w:color w:val="000000"/>
          </w:rPr>
          <w:t xml:space="preserve"> </w:t>
        </w:r>
      </w:ins>
      <w:r w:rsidRPr="00F960C0">
        <w:rPr>
          <w:color w:val="000000"/>
        </w:rPr>
        <w:t xml:space="preserve">m across two lanes of road and a railway line. The preferred overpass design, which was costed </w:t>
      </w:r>
      <w:ins w:id="282" w:author="Clayton Lamb" w:date="2022-06-23T17:10:00Z">
        <w:r w:rsidR="00622605">
          <w:rPr>
            <w:color w:val="000000"/>
          </w:rPr>
          <w:t xml:space="preserve">in 2020 </w:t>
        </w:r>
      </w:ins>
      <w:r w:rsidRPr="00F960C0">
        <w:rPr>
          <w:color w:val="000000"/>
        </w:rPr>
        <w:t>for three different widths, 40</w:t>
      </w:r>
      <w:ins w:id="283" w:author="Clayton Lamb" w:date="2022-06-23T17:10:00Z">
        <w:r w:rsidR="00622605">
          <w:rPr>
            <w:color w:val="000000"/>
          </w:rPr>
          <w:t xml:space="preserve"> </w:t>
        </w:r>
      </w:ins>
      <w:r w:rsidRPr="00F960C0">
        <w:rPr>
          <w:color w:val="000000"/>
        </w:rPr>
        <w:t>m, 50</w:t>
      </w:r>
      <w:ins w:id="284" w:author="Clayton Lamb" w:date="2022-06-23T17:10:00Z">
        <w:r w:rsidR="00622605">
          <w:rPr>
            <w:color w:val="000000"/>
          </w:rPr>
          <w:t xml:space="preserve"> </w:t>
        </w:r>
      </w:ins>
      <w:r w:rsidRPr="00F960C0">
        <w:rPr>
          <w:color w:val="000000"/>
        </w:rPr>
        <w:t>m, and 70</w:t>
      </w:r>
      <w:ins w:id="285" w:author="Clayton Lamb" w:date="2022-06-23T17:10:00Z">
        <w:r w:rsidR="00622605">
          <w:rPr>
            <w:color w:val="000000"/>
          </w:rPr>
          <w:t xml:space="preserve"> </w:t>
        </w:r>
      </w:ins>
      <w:r w:rsidRPr="00F960C0">
        <w:rPr>
          <w:color w:val="000000"/>
        </w:rPr>
        <w:t xml:space="preserve">m wide, would respectively cost an estimated $6.2, $7.3, and $9.7 million. Although there is some </w:t>
      </w:r>
      <w:del w:id="286" w:author="Clayton Lamb" w:date="2022-06-23T17:10:00Z">
        <w:r w:rsidRPr="00F960C0" w:rsidDel="00622605">
          <w:rPr>
            <w:color w:val="000000"/>
          </w:rPr>
          <w:delText xml:space="preserve">slight </w:delText>
        </w:r>
      </w:del>
      <w:r w:rsidRPr="00F960C0">
        <w:rPr>
          <w:color w:val="000000"/>
        </w:rPr>
        <w:t xml:space="preserve">efficiency of scale as widths </w:t>
      </w:r>
      <w:proofErr w:type="gramStart"/>
      <w:r w:rsidRPr="00F960C0">
        <w:rPr>
          <w:color w:val="000000"/>
        </w:rPr>
        <w:t>increase</w:t>
      </w:r>
      <w:proofErr w:type="gramEnd"/>
      <w:r w:rsidRPr="00F960C0">
        <w:rPr>
          <w:color w:val="000000"/>
        </w:rPr>
        <w:t>—with the cost per meter of width decreasing from $0.155 million per meter for the 40</w:t>
      </w:r>
      <w:ins w:id="287" w:author="Clayton Lamb" w:date="2022-06-23T17:10:00Z">
        <w:r w:rsidR="00622605">
          <w:rPr>
            <w:color w:val="000000"/>
          </w:rPr>
          <w:t xml:space="preserve"> </w:t>
        </w:r>
      </w:ins>
      <w:r w:rsidRPr="00F960C0">
        <w:rPr>
          <w:color w:val="000000"/>
        </w:rPr>
        <w:t>m structure, to $0.139 million per meter for the 70</w:t>
      </w:r>
      <w:ins w:id="288" w:author="Clayton Lamb" w:date="2022-06-23T17:10:00Z">
        <w:r w:rsidR="00622605">
          <w:rPr>
            <w:color w:val="000000"/>
          </w:rPr>
          <w:t xml:space="preserve"> </w:t>
        </w:r>
      </w:ins>
      <w:r w:rsidRPr="00F960C0">
        <w:rPr>
          <w:color w:val="000000"/>
        </w:rPr>
        <w:t>m structure, the overall increase in price as overpass width increase</w:t>
      </w:r>
      <w:r w:rsidR="00363A05" w:rsidRPr="00F960C0">
        <w:rPr>
          <w:color w:val="000000"/>
        </w:rPr>
        <w:t>s</w:t>
      </w:r>
      <w:r w:rsidRPr="00F960C0">
        <w:rPr>
          <w:color w:val="000000"/>
        </w:rPr>
        <w:t xml:space="preserve"> mean</w:t>
      </w:r>
      <w:r w:rsidR="00363A05" w:rsidRPr="00F960C0">
        <w:rPr>
          <w:color w:val="000000"/>
        </w:rPr>
        <w:t>s</w:t>
      </w:r>
      <w:r w:rsidRPr="00F960C0">
        <w:rPr>
          <w:color w:val="000000"/>
        </w:rPr>
        <w:t xml:space="preserve"> that compromises need to be made to accommodate the restricted budget available for this project. While construction has not yet started on this structure, the collaborative group is currently finishing the design phase of the project and favours the 50</w:t>
      </w:r>
      <w:ins w:id="289" w:author="Clayton Lamb" w:date="2022-06-23T17:11:00Z">
        <w:r w:rsidR="00622605">
          <w:rPr>
            <w:color w:val="000000"/>
          </w:rPr>
          <w:t xml:space="preserve"> </w:t>
        </w:r>
      </w:ins>
      <w:r w:rsidRPr="00F960C0">
        <w:rPr>
          <w:color w:val="000000"/>
        </w:rPr>
        <w:t xml:space="preserve">m wide structure, which meets the expert recommendations for the target species (a diverse assemblage of large mammals), incorporates some savings with scale, but falls in the middle ground for price option available. The Reconnecting the Rockies example highlights the real-world trade-offs that are required, and the tension between increasing costs and structure </w:t>
      </w:r>
      <w:r w:rsidR="005236A6">
        <w:rPr>
          <w:color w:val="000000"/>
        </w:rPr>
        <w:t>effectiveness</w:t>
      </w:r>
      <w:r w:rsidRPr="00F960C0">
        <w:rPr>
          <w:color w:val="000000"/>
        </w:rPr>
        <w:t xml:space="preserve">, which can be optimized through pairing expert design recommendations and innovative engineering support. </w:t>
      </w:r>
    </w:p>
    <w:p w14:paraId="000000E3" w14:textId="77777777" w:rsidR="00760A7C" w:rsidRPr="00F960C0" w:rsidRDefault="00760A7C">
      <w:pPr>
        <w:spacing w:line="480" w:lineRule="auto"/>
        <w:rPr>
          <w:b/>
          <w:i/>
          <w:color w:val="000000"/>
        </w:rPr>
      </w:pPr>
    </w:p>
    <w:p w14:paraId="000000E5" w14:textId="6E9E428E" w:rsidR="00760A7C" w:rsidRPr="009255F6" w:rsidRDefault="009255F6" w:rsidP="009255F6">
      <w:pPr>
        <w:spacing w:line="480" w:lineRule="auto"/>
        <w:ind w:left="720"/>
        <w:rPr>
          <w:b/>
          <w:color w:val="000000"/>
        </w:rPr>
      </w:pPr>
      <w:r>
        <w:rPr>
          <w:b/>
          <w:color w:val="000000"/>
        </w:rPr>
        <w:lastRenderedPageBreak/>
        <w:t xml:space="preserve">4.6 </w:t>
      </w:r>
      <w:r w:rsidR="00454794" w:rsidRPr="009255F6">
        <w:rPr>
          <w:b/>
          <w:color w:val="000000"/>
        </w:rPr>
        <w:t>The application of the Single Large or Several Small (SLOSS) debate to Road Ecology</w:t>
      </w:r>
      <w:r w:rsidR="00454794" w:rsidRPr="00F960C0">
        <w:br/>
      </w:r>
      <w:r w:rsidR="00454794" w:rsidRPr="00F960C0">
        <w:rPr>
          <w:color w:val="222222"/>
          <w:highlight w:val="white"/>
        </w:rPr>
        <w:t>Few studies have addressed the</w:t>
      </w:r>
      <w:r w:rsidR="00363A05" w:rsidRPr="00F960C0">
        <w:rPr>
          <w:color w:val="222222"/>
          <w:highlight w:val="white"/>
        </w:rPr>
        <w:t xml:space="preserve"> </w:t>
      </w:r>
      <w:r w:rsidR="00363A05" w:rsidRPr="00F960C0">
        <w:rPr>
          <w:color w:val="000000"/>
        </w:rPr>
        <w:t>Single Large or Several Small</w:t>
      </w:r>
      <w:r w:rsidR="00454794" w:rsidRPr="00F960C0">
        <w:rPr>
          <w:color w:val="222222"/>
          <w:highlight w:val="white"/>
        </w:rPr>
        <w:t xml:space="preserve"> </w:t>
      </w:r>
      <w:r w:rsidR="00363A05" w:rsidRPr="00F960C0">
        <w:rPr>
          <w:color w:val="222222"/>
          <w:highlight w:val="white"/>
        </w:rPr>
        <w:t>(</w:t>
      </w:r>
      <w:r w:rsidR="00454794" w:rsidRPr="00F960C0">
        <w:rPr>
          <w:color w:val="222222"/>
          <w:highlight w:val="white"/>
        </w:rPr>
        <w:t>SLOSS</w:t>
      </w:r>
      <w:r w:rsidR="00363A05" w:rsidRPr="00F960C0">
        <w:rPr>
          <w:color w:val="222222"/>
          <w:highlight w:val="white"/>
        </w:rPr>
        <w:t>)</w:t>
      </w:r>
      <w:r w:rsidR="00454794" w:rsidRPr="00F960C0">
        <w:rPr>
          <w:color w:val="222222"/>
          <w:highlight w:val="white"/>
        </w:rPr>
        <w:t xml:space="preserve"> argument as it pertains to wildlife crossings structures and overpasses (</w:t>
      </w:r>
      <w:proofErr w:type="spellStart"/>
      <w:r w:rsidR="00454794" w:rsidRPr="00F960C0">
        <w:rPr>
          <w:color w:val="222222"/>
          <w:highlight w:val="white"/>
        </w:rPr>
        <w:t>Helldin</w:t>
      </w:r>
      <w:proofErr w:type="spellEnd"/>
      <w:r w:rsidR="00454794" w:rsidRPr="00F960C0">
        <w:rPr>
          <w:color w:val="222222"/>
          <w:highlight w:val="white"/>
        </w:rPr>
        <w:t xml:space="preserve">, 2022). With the evidence accumulated in this review, </w:t>
      </w:r>
      <w:del w:id="290" w:author="Clayton Lamb" w:date="2022-06-23T17:12:00Z">
        <w:r w:rsidR="00454794" w:rsidRPr="00F960C0" w:rsidDel="00622605">
          <w:rPr>
            <w:color w:val="222222"/>
            <w:highlight w:val="white"/>
          </w:rPr>
          <w:delText xml:space="preserve"> </w:delText>
        </w:r>
      </w:del>
      <w:r w:rsidR="00454794" w:rsidRPr="00F960C0">
        <w:rPr>
          <w:color w:val="222222"/>
          <w:highlight w:val="white"/>
        </w:rPr>
        <w:t>we conclude that some species</w:t>
      </w:r>
      <w:r w:rsidR="00173084">
        <w:rPr>
          <w:color w:val="222222"/>
          <w:highlight w:val="white"/>
        </w:rPr>
        <w:t>, under</w:t>
      </w:r>
      <w:del w:id="291" w:author="Clayton Lamb" w:date="2022-06-23T17:12:00Z">
        <w:r w:rsidR="00173084" w:rsidDel="00622605">
          <w:rPr>
            <w:color w:val="222222"/>
            <w:highlight w:val="white"/>
          </w:rPr>
          <w:delText>stand</w:delText>
        </w:r>
      </w:del>
      <w:r w:rsidR="00173084">
        <w:rPr>
          <w:color w:val="222222"/>
          <w:highlight w:val="white"/>
        </w:rPr>
        <w:t xml:space="preserve"> certain circumstances</w:t>
      </w:r>
      <w:ins w:id="292" w:author="Clayton Lamb" w:date="2022-06-23T17:12:00Z">
        <w:r w:rsidR="00622605">
          <w:rPr>
            <w:color w:val="222222"/>
            <w:highlight w:val="white"/>
          </w:rPr>
          <w:t>,</w:t>
        </w:r>
      </w:ins>
      <w:r w:rsidR="00454794" w:rsidRPr="00F960C0">
        <w:rPr>
          <w:color w:val="222222"/>
          <w:highlight w:val="white"/>
        </w:rPr>
        <w:t xml:space="preserve"> will use more </w:t>
      </w:r>
      <w:del w:id="293" w:author="Clayton Lamb" w:date="2022-06-23T17:20:00Z">
        <w:r w:rsidR="00454794" w:rsidRPr="00F960C0" w:rsidDel="00447B7E">
          <w:rPr>
            <w:color w:val="222222"/>
            <w:highlight w:val="white"/>
          </w:rPr>
          <w:delText xml:space="preserve">narrow </w:delText>
        </w:r>
      </w:del>
      <w:ins w:id="294" w:author="Clayton Lamb" w:date="2022-06-23T17:20:00Z">
        <w:r w:rsidR="00447B7E">
          <w:rPr>
            <w:color w:val="222222"/>
            <w:highlight w:val="white"/>
          </w:rPr>
          <w:t>mid-sized</w:t>
        </w:r>
        <w:r w:rsidR="00447B7E" w:rsidRPr="00F960C0">
          <w:rPr>
            <w:color w:val="222222"/>
            <w:highlight w:val="white"/>
          </w:rPr>
          <w:t xml:space="preserve"> </w:t>
        </w:r>
      </w:ins>
      <w:r w:rsidR="004C6573">
        <w:rPr>
          <w:color w:val="222222"/>
          <w:highlight w:val="white"/>
        </w:rPr>
        <w:t xml:space="preserve">overpass </w:t>
      </w:r>
      <w:r w:rsidR="00454794" w:rsidRPr="00F960C0">
        <w:rPr>
          <w:color w:val="222222"/>
          <w:highlight w:val="white"/>
        </w:rPr>
        <w:t>structures (</w:t>
      </w:r>
      <w:r w:rsidR="004C6573">
        <w:rPr>
          <w:color w:val="222222"/>
          <w:highlight w:val="white"/>
        </w:rPr>
        <w:t>~</w:t>
      </w:r>
      <w:r w:rsidR="00454794" w:rsidRPr="00F960C0">
        <w:rPr>
          <w:color w:val="222222"/>
          <w:highlight w:val="white"/>
        </w:rPr>
        <w:t>30</w:t>
      </w:r>
      <w:ins w:id="295" w:author="Clayton Lamb" w:date="2022-06-23T17:20:00Z">
        <w:r w:rsidR="00447B7E">
          <w:rPr>
            <w:color w:val="222222"/>
            <w:highlight w:val="white"/>
          </w:rPr>
          <w:t xml:space="preserve"> </w:t>
        </w:r>
      </w:ins>
      <w:r w:rsidR="00454794" w:rsidRPr="00F960C0">
        <w:rPr>
          <w:color w:val="222222"/>
          <w:highlight w:val="white"/>
        </w:rPr>
        <w:t>m</w:t>
      </w:r>
      <w:ins w:id="296" w:author="Clayton Lamb" w:date="2022-06-23T17:20:00Z">
        <w:r w:rsidR="00447B7E">
          <w:rPr>
            <w:color w:val="222222"/>
            <w:highlight w:val="white"/>
          </w:rPr>
          <w:t xml:space="preserve"> wide</w:t>
        </w:r>
      </w:ins>
      <w:r w:rsidR="00454794" w:rsidRPr="00F960C0">
        <w:rPr>
          <w:color w:val="222222"/>
          <w:highlight w:val="white"/>
        </w:rPr>
        <w:t xml:space="preserve">), that fall below many expert recommendations. As a result, </w:t>
      </w:r>
      <w:del w:id="297" w:author="Clayton Lamb" w:date="2022-06-23T17:13:00Z">
        <w:r w:rsidR="00454794" w:rsidRPr="00F960C0" w:rsidDel="00622605">
          <w:rPr>
            <w:color w:val="222222"/>
            <w:highlight w:val="white"/>
          </w:rPr>
          <w:delText xml:space="preserve">the question </w:delText>
        </w:r>
        <w:r w:rsidR="0061212D" w:rsidDel="00622605">
          <w:rPr>
            <w:color w:val="222222"/>
            <w:highlight w:val="white"/>
          </w:rPr>
          <w:delText>for example,</w:delText>
        </w:r>
      </w:del>
      <w:ins w:id="298" w:author="Clayton Lamb" w:date="2022-06-23T17:13:00Z">
        <w:r w:rsidR="00622605">
          <w:rPr>
            <w:color w:val="222222"/>
            <w:highlight w:val="white"/>
          </w:rPr>
          <w:t>a key question comes to mind:</w:t>
        </w:r>
      </w:ins>
      <w:r w:rsidR="0061212D">
        <w:rPr>
          <w:color w:val="222222"/>
          <w:highlight w:val="white"/>
        </w:rPr>
        <w:t xml:space="preserve"> </w:t>
      </w:r>
      <w:ins w:id="299" w:author="Clayton Lamb" w:date="2022-06-23T17:13:00Z">
        <w:r w:rsidR="00622605">
          <w:rPr>
            <w:color w:val="222222"/>
            <w:highlight w:val="white"/>
          </w:rPr>
          <w:t>could</w:t>
        </w:r>
      </w:ins>
      <w:del w:id="300" w:author="Clayton Lamb" w:date="2022-06-23T17:13:00Z">
        <w:r w:rsidR="00454794" w:rsidRPr="00F960C0" w:rsidDel="00622605">
          <w:rPr>
            <w:color w:val="222222"/>
            <w:highlight w:val="white"/>
          </w:rPr>
          <w:delText>if</w:delText>
        </w:r>
      </w:del>
      <w:r w:rsidR="00454794" w:rsidRPr="00F960C0">
        <w:rPr>
          <w:color w:val="222222"/>
          <w:highlight w:val="white"/>
        </w:rPr>
        <w:t xml:space="preserve"> two 30m overpasses </w:t>
      </w:r>
      <w:ins w:id="301" w:author="Clayton Lamb" w:date="2022-06-23T17:13:00Z">
        <w:r w:rsidR="00622605">
          <w:rPr>
            <w:color w:val="222222"/>
            <w:highlight w:val="white"/>
          </w:rPr>
          <w:t>be</w:t>
        </w:r>
      </w:ins>
      <w:del w:id="302" w:author="Clayton Lamb" w:date="2022-06-23T17:13:00Z">
        <w:r w:rsidR="00454794" w:rsidRPr="00F960C0" w:rsidDel="00622605">
          <w:rPr>
            <w:color w:val="222222"/>
            <w:highlight w:val="white"/>
          </w:rPr>
          <w:delText>are</w:delText>
        </w:r>
      </w:del>
      <w:r w:rsidR="00454794" w:rsidRPr="00F960C0">
        <w:rPr>
          <w:color w:val="222222"/>
          <w:highlight w:val="white"/>
        </w:rPr>
        <w:t xml:space="preserve"> more effective than a single 60</w:t>
      </w:r>
      <w:ins w:id="303" w:author="Clayton Lamb" w:date="2022-06-23T17:13:00Z">
        <w:r w:rsidR="00622605">
          <w:rPr>
            <w:color w:val="222222"/>
            <w:highlight w:val="white"/>
          </w:rPr>
          <w:t xml:space="preserve"> </w:t>
        </w:r>
      </w:ins>
      <w:r w:rsidR="00454794" w:rsidRPr="00F960C0">
        <w:rPr>
          <w:color w:val="222222"/>
          <w:highlight w:val="white"/>
        </w:rPr>
        <w:t>m overpass</w:t>
      </w:r>
      <w:del w:id="304" w:author="Clayton Lamb" w:date="2022-06-23T17:13:00Z">
        <w:r w:rsidR="00454794" w:rsidRPr="00F960C0" w:rsidDel="00622605">
          <w:rPr>
            <w:color w:val="222222"/>
            <w:highlight w:val="white"/>
          </w:rPr>
          <w:delText xml:space="preserve"> </w:delText>
        </w:r>
      </w:del>
      <w:ins w:id="305" w:author="Clayton Lamb" w:date="2022-06-23T17:14:00Z">
        <w:r w:rsidR="00A31DEE">
          <w:rPr>
            <w:color w:val="222222"/>
            <w:highlight w:val="white"/>
          </w:rPr>
          <w:t xml:space="preserve">? </w:t>
        </w:r>
      </w:ins>
      <w:del w:id="306" w:author="Clayton Lamb" w:date="2022-06-23T17:13:00Z">
        <w:r w:rsidR="00454794" w:rsidRPr="00F960C0" w:rsidDel="00622605">
          <w:rPr>
            <w:color w:val="222222"/>
            <w:highlight w:val="white"/>
          </w:rPr>
          <w:delText>becomes particularly relevant</w:delText>
        </w:r>
      </w:del>
      <w:del w:id="307" w:author="Clayton Lamb" w:date="2022-06-23T17:14:00Z">
        <w:r w:rsidR="00454794" w:rsidRPr="00F960C0" w:rsidDel="00A31DEE">
          <w:rPr>
            <w:color w:val="222222"/>
            <w:highlight w:val="white"/>
          </w:rPr>
          <w:delText xml:space="preserve">.  </w:delText>
        </w:r>
      </w:del>
      <w:r w:rsidR="00454794" w:rsidRPr="00F960C0">
        <w:rPr>
          <w:color w:val="222222"/>
          <w:highlight w:val="white"/>
        </w:rPr>
        <w:t>In the face of the SLOSS decision-point, the optimal solution will ultimately rely upon multiple factors. If we assume the cost of the two options are equivalent, the crossings structures target the mitigation of narrow tolerant ungulates (</w:t>
      </w:r>
      <w:proofErr w:type="gramStart"/>
      <w:r w:rsidR="00454794" w:rsidRPr="00F960C0">
        <w:rPr>
          <w:color w:val="222222"/>
          <w:highlight w:val="white"/>
        </w:rPr>
        <w:t>e.g.</w:t>
      </w:r>
      <w:proofErr w:type="gramEnd"/>
      <w:r w:rsidR="00454794" w:rsidRPr="00F960C0">
        <w:rPr>
          <w:color w:val="222222"/>
          <w:highlight w:val="white"/>
        </w:rPr>
        <w:t xml:space="preserve"> roe deer) (</w:t>
      </w:r>
      <w:proofErr w:type="spellStart"/>
      <w:r w:rsidR="00454794" w:rsidRPr="00F960C0">
        <w:rPr>
          <w:color w:val="000000"/>
        </w:rPr>
        <w:t>Iuell</w:t>
      </w:r>
      <w:proofErr w:type="spellEnd"/>
      <w:r w:rsidR="00454794" w:rsidRPr="00F960C0">
        <w:rPr>
          <w:color w:val="000000"/>
        </w:rPr>
        <w:t>, B. (ed.),</w:t>
      </w:r>
      <w:r w:rsidR="00AF198C">
        <w:rPr>
          <w:color w:val="000000"/>
        </w:rPr>
        <w:t xml:space="preserve"> </w:t>
      </w:r>
      <w:r w:rsidR="00454794" w:rsidRPr="00F960C0">
        <w:rPr>
          <w:color w:val="000000"/>
        </w:rPr>
        <w:t>2003)</w:t>
      </w:r>
      <w:r w:rsidR="00454794" w:rsidRPr="00F960C0">
        <w:rPr>
          <w:color w:val="222222"/>
          <w:highlight w:val="white"/>
        </w:rPr>
        <w:t xml:space="preserve"> and adjacent habitat quality cannot be controlled, then the two more narrow overpasses may present a favourable risk diversification scenario (</w:t>
      </w:r>
      <w:proofErr w:type="spellStart"/>
      <w:r w:rsidR="00454794" w:rsidRPr="00F960C0">
        <w:rPr>
          <w:color w:val="222222"/>
          <w:highlight w:val="white"/>
        </w:rPr>
        <w:t>Helldin</w:t>
      </w:r>
      <w:proofErr w:type="spellEnd"/>
      <w:r w:rsidR="00454794" w:rsidRPr="00F960C0">
        <w:rPr>
          <w:color w:val="222222"/>
          <w:highlight w:val="white"/>
        </w:rPr>
        <w:t xml:space="preserve">, 2022). Two overpasses will increase the likelihood that wildlife will have access to an overpass </w:t>
      </w:r>
      <w:r w:rsidR="008469DA">
        <w:rPr>
          <w:color w:val="222222"/>
          <w:highlight w:val="white"/>
        </w:rPr>
        <w:t xml:space="preserve">with favourable </w:t>
      </w:r>
      <w:r w:rsidR="00173084">
        <w:rPr>
          <w:color w:val="222222"/>
          <w:highlight w:val="white"/>
        </w:rPr>
        <w:t>characteristics</w:t>
      </w:r>
      <w:r w:rsidR="008469DA">
        <w:rPr>
          <w:color w:val="222222"/>
          <w:highlight w:val="white"/>
        </w:rPr>
        <w:t xml:space="preserve"> and that is </w:t>
      </w:r>
      <w:r w:rsidR="00454794" w:rsidRPr="00F960C0">
        <w:rPr>
          <w:color w:val="222222"/>
          <w:highlight w:val="white"/>
        </w:rPr>
        <w:t>surrounded by high quality habita</w:t>
      </w:r>
      <w:r w:rsidR="008469DA">
        <w:rPr>
          <w:color w:val="222222"/>
          <w:highlight w:val="white"/>
        </w:rPr>
        <w:t>t</w:t>
      </w:r>
      <w:r w:rsidR="00454794" w:rsidRPr="00F960C0">
        <w:rPr>
          <w:color w:val="222222"/>
          <w:highlight w:val="white"/>
        </w:rPr>
        <w:t xml:space="preserve">. In contrast, a single very wide overpass is </w:t>
      </w:r>
      <w:r w:rsidR="00173084">
        <w:rPr>
          <w:color w:val="222222"/>
          <w:highlight w:val="white"/>
        </w:rPr>
        <w:t xml:space="preserve">likely </w:t>
      </w:r>
      <w:r w:rsidR="00454794" w:rsidRPr="00F960C0">
        <w:rPr>
          <w:color w:val="222222"/>
          <w:highlight w:val="white"/>
        </w:rPr>
        <w:t xml:space="preserve">favourable in scenarios were adjacent land use is well managed and the structure targets the passage of width-sensitive specific species </w:t>
      </w:r>
      <w:r w:rsidR="008469DA">
        <w:rPr>
          <w:color w:val="222222"/>
          <w:highlight w:val="white"/>
        </w:rPr>
        <w:t>or a</w:t>
      </w:r>
      <w:r w:rsidR="00454794" w:rsidRPr="00F960C0">
        <w:rPr>
          <w:color w:val="222222"/>
          <w:highlight w:val="white"/>
        </w:rPr>
        <w:t xml:space="preserve"> diverse assemblage of species (</w:t>
      </w:r>
      <w:proofErr w:type="spellStart"/>
      <w:r w:rsidR="00454794" w:rsidRPr="00F960C0">
        <w:rPr>
          <w:color w:val="222222"/>
          <w:highlight w:val="white"/>
        </w:rPr>
        <w:t>Helldin</w:t>
      </w:r>
      <w:proofErr w:type="spellEnd"/>
      <w:r w:rsidR="00454794" w:rsidRPr="00F960C0">
        <w:rPr>
          <w:color w:val="222222"/>
          <w:highlight w:val="white"/>
        </w:rPr>
        <w:t xml:space="preserve">, 2022). In their </w:t>
      </w:r>
      <w:r w:rsidR="00454794" w:rsidRPr="00F960C0">
        <w:rPr>
          <w:color w:val="000000"/>
        </w:rPr>
        <w:t>demographic-specific cost-effectiveness economic model</w:t>
      </w:r>
      <w:r w:rsidR="00454794" w:rsidRPr="00F960C0">
        <w:rPr>
          <w:color w:val="222222"/>
          <w:highlight w:val="white"/>
        </w:rPr>
        <w:t>, Ford et al.</w:t>
      </w:r>
      <w:r w:rsidR="00AF198C">
        <w:rPr>
          <w:color w:val="222222"/>
          <w:highlight w:val="white"/>
        </w:rPr>
        <w:t xml:space="preserve"> </w:t>
      </w:r>
      <w:r w:rsidR="00454794" w:rsidRPr="00F960C0">
        <w:rPr>
          <w:color w:val="222222"/>
          <w:highlight w:val="white"/>
        </w:rPr>
        <w:t>(2017) find cost-</w:t>
      </w:r>
      <w:r w:rsidR="005236A6">
        <w:rPr>
          <w:color w:val="222222"/>
          <w:highlight w:val="white"/>
        </w:rPr>
        <w:t>effectiveness</w:t>
      </w:r>
      <w:r w:rsidR="00454794" w:rsidRPr="00F960C0">
        <w:rPr>
          <w:color w:val="222222"/>
          <w:highlight w:val="white"/>
        </w:rPr>
        <w:t xml:space="preserve"> on both sides of the SLOSS debate. Both large overpasses (favourable for passing family units) and a diversity of several smaller underpasses (favourable for minimizing bottleneck and intraspecific predation effects) showed favourable connectivity effects on grizzly bears in Banff National Park. </w:t>
      </w:r>
      <w:ins w:id="308" w:author="Clayton Lamb" w:date="2022-06-23T17:17:00Z">
        <w:r w:rsidR="00A31DEE">
          <w:rPr>
            <w:color w:val="222222"/>
          </w:rPr>
          <w:t>Nevertheless, it</w:t>
        </w:r>
      </w:ins>
      <w:ins w:id="309" w:author="Clayton Lamb" w:date="2022-06-23T17:16:00Z">
        <w:r w:rsidR="00A31DEE">
          <w:rPr>
            <w:color w:val="222222"/>
          </w:rPr>
          <w:t xml:space="preserve"> remains clear that single small overpasses, or few</w:t>
        </w:r>
      </w:ins>
      <w:ins w:id="310" w:author="Clayton Lamb" w:date="2022-06-23T17:17:00Z">
        <w:r w:rsidR="00A31DEE">
          <w:rPr>
            <w:color w:val="222222"/>
          </w:rPr>
          <w:t xml:space="preserve"> underpasses are not </w:t>
        </w:r>
        <w:r w:rsidR="00A31DEE">
          <w:rPr>
            <w:color w:val="222222"/>
          </w:rPr>
          <w:lastRenderedPageBreak/>
          <w:t xml:space="preserve">recommended solutions to support crossings, and that </w:t>
        </w:r>
      </w:ins>
      <w:ins w:id="311" w:author="Clayton Lamb" w:date="2022-06-23T19:02:00Z">
        <w:r w:rsidR="00416EE6">
          <w:rPr>
            <w:color w:val="222222"/>
          </w:rPr>
          <w:t>agencies</w:t>
        </w:r>
      </w:ins>
      <w:ins w:id="312" w:author="Clayton Lamb" w:date="2022-06-23T17:17:00Z">
        <w:r w:rsidR="00A31DEE">
          <w:rPr>
            <w:color w:val="222222"/>
          </w:rPr>
          <w:t xml:space="preserve"> should target designs </w:t>
        </w:r>
      </w:ins>
      <w:ins w:id="313" w:author="Clayton Lamb" w:date="2022-06-23T17:18:00Z">
        <w:r w:rsidR="00A31DEE">
          <w:rPr>
            <w:color w:val="222222"/>
          </w:rPr>
          <w:t>at either end of the SLOSS debate depending on the topography and species available.</w:t>
        </w:r>
      </w:ins>
    </w:p>
    <w:p w14:paraId="7521BB4E" w14:textId="77777777" w:rsidR="00A324CD" w:rsidRDefault="00A324CD" w:rsidP="00917468">
      <w:pPr>
        <w:spacing w:line="480" w:lineRule="auto"/>
        <w:rPr>
          <w:b/>
          <w:color w:val="000000"/>
        </w:rPr>
      </w:pPr>
    </w:p>
    <w:p w14:paraId="000000E6" w14:textId="56256F0A" w:rsidR="00760A7C" w:rsidRPr="009255F6" w:rsidRDefault="009255F6" w:rsidP="009255F6">
      <w:pPr>
        <w:spacing w:line="480" w:lineRule="auto"/>
        <w:ind w:firstLine="720"/>
        <w:rPr>
          <w:b/>
          <w:color w:val="000000"/>
        </w:rPr>
      </w:pPr>
      <w:r>
        <w:rPr>
          <w:b/>
          <w:color w:val="000000"/>
        </w:rPr>
        <w:t xml:space="preserve">4.7 </w:t>
      </w:r>
      <w:r w:rsidR="00F134AA" w:rsidRPr="009255F6">
        <w:rPr>
          <w:b/>
          <w:color w:val="000000"/>
        </w:rPr>
        <w:t>C</w:t>
      </w:r>
      <w:r w:rsidR="00AC203F" w:rsidRPr="009255F6">
        <w:rPr>
          <w:b/>
          <w:color w:val="000000"/>
        </w:rPr>
        <w:t>onclusion</w:t>
      </w:r>
      <w:r>
        <w:rPr>
          <w:b/>
          <w:color w:val="000000"/>
        </w:rPr>
        <w:t>s</w:t>
      </w:r>
    </w:p>
    <w:p w14:paraId="6D8D2DB1" w14:textId="21629BA9" w:rsidR="006E6091" w:rsidRDefault="00454794" w:rsidP="00BE32FF">
      <w:pPr>
        <w:spacing w:line="480" w:lineRule="auto"/>
        <w:ind w:left="720"/>
        <w:rPr>
          <w:color w:val="000000"/>
        </w:rPr>
      </w:pPr>
      <w:r w:rsidRPr="00F960C0">
        <w:rPr>
          <w:color w:val="000000"/>
        </w:rPr>
        <w:t xml:space="preserve">Our review </w:t>
      </w:r>
      <w:r w:rsidR="000105E1">
        <w:rPr>
          <w:color w:val="000000"/>
        </w:rPr>
        <w:t xml:space="preserve">finds </w:t>
      </w:r>
      <w:r w:rsidRPr="00F960C0">
        <w:rPr>
          <w:color w:val="000000"/>
        </w:rPr>
        <w:t xml:space="preserve">that transportation agencies are often building structures below expert design recommendations. </w:t>
      </w:r>
      <w:r w:rsidR="00823969">
        <w:rPr>
          <w:color w:val="000000"/>
        </w:rPr>
        <w:t xml:space="preserve">We suspect the high </w:t>
      </w:r>
      <w:r w:rsidR="000105E1">
        <w:rPr>
          <w:color w:val="000000"/>
        </w:rPr>
        <w:t>costs of</w:t>
      </w:r>
      <w:r w:rsidR="00823969">
        <w:rPr>
          <w:color w:val="000000"/>
        </w:rPr>
        <w:t xml:space="preserve"> wide overpasses </w:t>
      </w:r>
      <w:r w:rsidR="000105E1">
        <w:rPr>
          <w:color w:val="000000"/>
        </w:rPr>
        <w:t xml:space="preserve">are a key factor </w:t>
      </w:r>
      <w:r w:rsidR="00AC12E6">
        <w:rPr>
          <w:color w:val="000000"/>
        </w:rPr>
        <w:t>in explaining</w:t>
      </w:r>
      <w:r w:rsidR="00823969">
        <w:rPr>
          <w:color w:val="000000"/>
        </w:rPr>
        <w:t xml:space="preserve"> the high rates of non-compliance of overpasses in Europe and North America</w:t>
      </w:r>
      <w:r w:rsidR="00855B65">
        <w:rPr>
          <w:color w:val="000000"/>
        </w:rPr>
        <w:t xml:space="preserve">. </w:t>
      </w:r>
      <w:r w:rsidR="00823969">
        <w:rPr>
          <w:color w:val="000000"/>
        </w:rPr>
        <w:t>The lack of universal dimension</w:t>
      </w:r>
      <w:r w:rsidR="00855B65">
        <w:rPr>
          <w:color w:val="000000"/>
        </w:rPr>
        <w:t>al</w:t>
      </w:r>
      <w:r w:rsidR="00823969">
        <w:rPr>
          <w:color w:val="000000"/>
        </w:rPr>
        <w:t xml:space="preserve"> definitions and poor communication of certain guidelines </w:t>
      </w:r>
      <w:ins w:id="314" w:author="Clayton Lamb" w:date="2022-06-23T17:18:00Z">
        <w:r w:rsidR="00A31DEE">
          <w:rPr>
            <w:color w:val="000000"/>
          </w:rPr>
          <w:t xml:space="preserve">(i.e., width to length ratios) </w:t>
        </w:r>
      </w:ins>
      <w:r w:rsidR="00823969">
        <w:rPr>
          <w:color w:val="000000"/>
        </w:rPr>
        <w:t xml:space="preserve">has likely also contributed to instances of overpass non-compliance. </w:t>
      </w:r>
      <w:r w:rsidR="008D592A">
        <w:rPr>
          <w:color w:val="000000"/>
        </w:rPr>
        <w:t xml:space="preserve">Importantly, </w:t>
      </w:r>
      <w:r w:rsidR="00855B65">
        <w:rPr>
          <w:color w:val="000000"/>
        </w:rPr>
        <w:t xml:space="preserve">we recommend guidelines also be updated regularly to ensure they accurately reflect the best available science. </w:t>
      </w:r>
      <w:r w:rsidR="00F175EC">
        <w:rPr>
          <w:color w:val="000000"/>
        </w:rPr>
        <w:t xml:space="preserve">Despite a history of non-compliance </w:t>
      </w:r>
      <w:r w:rsidR="006A4660">
        <w:rPr>
          <w:color w:val="000000"/>
        </w:rPr>
        <w:t xml:space="preserve">to the specific guideline </w:t>
      </w:r>
      <w:r w:rsidR="00F175EC">
        <w:rPr>
          <w:color w:val="000000"/>
        </w:rPr>
        <w:t xml:space="preserve">in Europe, the width of overpasses around the </w:t>
      </w:r>
      <w:del w:id="315" w:author="Clayton Lamb" w:date="2022-06-23T17:19:00Z">
        <w:r w:rsidR="00F175EC" w:rsidDel="00447B7E">
          <w:rPr>
            <w:color w:val="000000"/>
          </w:rPr>
          <w:delText>glob</w:delText>
        </w:r>
      </w:del>
      <w:ins w:id="316" w:author="Clayton Lamb" w:date="2022-06-23T17:19:00Z">
        <w:r w:rsidR="00447B7E">
          <w:rPr>
            <w:color w:val="000000"/>
          </w:rPr>
          <w:t>world</w:t>
        </w:r>
      </w:ins>
      <w:del w:id="317" w:author="Clayton Lamb" w:date="2022-06-23T17:19:00Z">
        <w:r w:rsidR="00F175EC" w:rsidDel="00447B7E">
          <w:rPr>
            <w:color w:val="000000"/>
          </w:rPr>
          <w:delText>al</w:delText>
        </w:r>
      </w:del>
      <w:r w:rsidR="00F175EC">
        <w:rPr>
          <w:color w:val="000000"/>
        </w:rPr>
        <w:t xml:space="preserve"> should scale accordingly with their length. </w:t>
      </w:r>
      <w:r w:rsidR="004C7604">
        <w:rPr>
          <w:color w:val="000000"/>
        </w:rPr>
        <w:t xml:space="preserve">More rigorous wildlife overpass </w:t>
      </w:r>
      <w:r w:rsidR="005236A6">
        <w:rPr>
          <w:color w:val="000000"/>
        </w:rPr>
        <w:t>effectiveness</w:t>
      </w:r>
      <w:r w:rsidR="004C7604">
        <w:rPr>
          <w:color w:val="000000"/>
        </w:rPr>
        <w:t xml:space="preserve"> analysis will require better experimental design (</w:t>
      </w:r>
      <w:proofErr w:type="gramStart"/>
      <w:r w:rsidR="004C7604">
        <w:rPr>
          <w:color w:val="000000"/>
        </w:rPr>
        <w:t>e.g.</w:t>
      </w:r>
      <w:proofErr w:type="gramEnd"/>
      <w:r w:rsidR="004C7604">
        <w:rPr>
          <w:color w:val="000000"/>
        </w:rPr>
        <w:t xml:space="preserve"> BACI) and </w:t>
      </w:r>
      <w:commentRangeStart w:id="318"/>
      <w:r w:rsidR="004C7604">
        <w:rPr>
          <w:color w:val="000000"/>
        </w:rPr>
        <w:t>more supporting overpass parameter data</w:t>
      </w:r>
      <w:commentRangeEnd w:id="318"/>
      <w:r w:rsidR="00447B7E">
        <w:rPr>
          <w:rStyle w:val="CommentReference"/>
          <w:rFonts w:asciiTheme="minorHAnsi" w:eastAsiaTheme="minorHAnsi" w:hAnsiTheme="minorHAnsi" w:cstheme="minorBidi"/>
        </w:rPr>
        <w:commentReference w:id="318"/>
      </w:r>
      <w:r w:rsidR="00F175EC">
        <w:rPr>
          <w:color w:val="000000"/>
        </w:rPr>
        <w:t xml:space="preserve"> </w:t>
      </w:r>
      <w:r w:rsidR="004C7604">
        <w:rPr>
          <w:color w:val="000000"/>
        </w:rPr>
        <w:t xml:space="preserve">that what was included in our review. We </w:t>
      </w:r>
      <w:r w:rsidR="00F175EC">
        <w:rPr>
          <w:color w:val="000000"/>
        </w:rPr>
        <w:t xml:space="preserve">conclude </w:t>
      </w:r>
      <w:r w:rsidR="004C7604">
        <w:rPr>
          <w:color w:val="000000"/>
        </w:rPr>
        <w:t xml:space="preserve">that </w:t>
      </w:r>
      <w:r w:rsidR="00F175EC">
        <w:rPr>
          <w:color w:val="000000"/>
        </w:rPr>
        <w:t xml:space="preserve">wide overpasses </w:t>
      </w:r>
      <w:r w:rsidR="004C7604">
        <w:rPr>
          <w:color w:val="000000"/>
        </w:rPr>
        <w:t xml:space="preserve">(~50m) </w:t>
      </w:r>
      <w:r w:rsidR="00F175EC">
        <w:rPr>
          <w:color w:val="000000"/>
        </w:rPr>
        <w:t xml:space="preserve">continue to present important, cost effective solutions in decreasing the barrier effective of the road </w:t>
      </w:r>
      <w:r w:rsidR="004C7604">
        <w:rPr>
          <w:color w:val="000000"/>
        </w:rPr>
        <w:t xml:space="preserve">(especially when targeting width sensitive species and large assemblages of mammals) </w:t>
      </w:r>
      <w:r w:rsidR="00F175EC">
        <w:rPr>
          <w:color w:val="000000"/>
        </w:rPr>
        <w:t>but encourage future studies to further explore the specific instance</w:t>
      </w:r>
      <w:r w:rsidR="004C7604">
        <w:rPr>
          <w:color w:val="000000"/>
        </w:rPr>
        <w:t>s</w:t>
      </w:r>
      <w:r w:rsidR="00F175EC">
        <w:rPr>
          <w:color w:val="000000"/>
        </w:rPr>
        <w:t xml:space="preserve"> when underpasses and narrower overpasses present more cost-effective solutions. </w:t>
      </w:r>
    </w:p>
    <w:p w14:paraId="7A3F88A4" w14:textId="234AC3B6" w:rsidR="00D904CB" w:rsidRDefault="00D904CB" w:rsidP="009255F6">
      <w:pPr>
        <w:spacing w:line="480" w:lineRule="auto"/>
        <w:rPr>
          <w:b/>
          <w:color w:val="000000"/>
        </w:rPr>
      </w:pPr>
    </w:p>
    <w:p w14:paraId="0642F144" w14:textId="19305322" w:rsidR="007237DD" w:rsidRPr="009B5736" w:rsidRDefault="00E76AEC" w:rsidP="009255F6">
      <w:pPr>
        <w:spacing w:line="480" w:lineRule="auto"/>
        <w:rPr>
          <w:b/>
          <w:color w:val="000000"/>
        </w:rPr>
      </w:pPr>
      <w:r w:rsidRPr="009B5736">
        <w:rPr>
          <w:b/>
          <w:color w:val="000000"/>
        </w:rPr>
        <w:t>Acknowledgements</w:t>
      </w:r>
    </w:p>
    <w:p w14:paraId="6DF20389" w14:textId="386B0C07" w:rsidR="00E76AEC" w:rsidRPr="009B5736" w:rsidRDefault="00E76AEC" w:rsidP="009255F6">
      <w:pPr>
        <w:spacing w:line="480" w:lineRule="auto"/>
        <w:rPr>
          <w:color w:val="000000"/>
        </w:rPr>
      </w:pPr>
      <w:r w:rsidRPr="009B5736">
        <w:rPr>
          <w:color w:val="000000"/>
        </w:rPr>
        <w:lastRenderedPageBreak/>
        <w:t>We thank T. Clevenger for their comments which greatly improved this manuscript.</w:t>
      </w:r>
      <w:ins w:id="319" w:author="Clayton Lamb" w:date="2022-06-23T17:02:00Z">
        <w:r w:rsidR="00AF6A46">
          <w:rPr>
            <w:color w:val="000000"/>
          </w:rPr>
          <w:t xml:space="preserve"> Clayton Lamb was supported by the Liber </w:t>
        </w:r>
        <w:proofErr w:type="spellStart"/>
        <w:r w:rsidR="00AF6A46">
          <w:rPr>
            <w:color w:val="000000"/>
          </w:rPr>
          <w:t>Ero</w:t>
        </w:r>
        <w:proofErr w:type="spellEnd"/>
        <w:r w:rsidR="00AF6A46">
          <w:rPr>
            <w:color w:val="000000"/>
          </w:rPr>
          <w:t xml:space="preserve"> Fellowship while conducting this work.</w:t>
        </w:r>
      </w:ins>
    </w:p>
    <w:p w14:paraId="16C4893A" w14:textId="77777777" w:rsidR="009B5736" w:rsidRPr="009B5736" w:rsidRDefault="00E76AEC" w:rsidP="009B5736">
      <w:pPr>
        <w:pStyle w:val="NormalWeb"/>
      </w:pPr>
      <w:r w:rsidRPr="009B5736">
        <w:rPr>
          <w:b/>
          <w:color w:val="000000"/>
        </w:rPr>
        <w:t>Funding:</w:t>
      </w:r>
      <w:r w:rsidRPr="009B5736">
        <w:rPr>
          <w:color w:val="000000"/>
        </w:rPr>
        <w:t xml:space="preserve"> </w:t>
      </w:r>
      <w:r w:rsidR="009B5736" w:rsidRPr="009B5736">
        <w:t xml:space="preserve">This research did not receive any specific grant from funding agencies in the public, commercial, or not-for-profit sectors. </w:t>
      </w:r>
    </w:p>
    <w:p w14:paraId="07BC8FAD" w14:textId="67E0A4EE" w:rsidR="007237DD" w:rsidRDefault="007237DD" w:rsidP="009255F6">
      <w:pPr>
        <w:spacing w:line="480" w:lineRule="auto"/>
        <w:rPr>
          <w:b/>
          <w:color w:val="000000"/>
        </w:rPr>
      </w:pPr>
    </w:p>
    <w:p w14:paraId="30242A6F" w14:textId="767CB458" w:rsidR="007237DD" w:rsidRDefault="007237DD" w:rsidP="009255F6">
      <w:pPr>
        <w:spacing w:line="480" w:lineRule="auto"/>
        <w:rPr>
          <w:b/>
          <w:color w:val="000000"/>
        </w:rPr>
      </w:pPr>
    </w:p>
    <w:p w14:paraId="291F93E0" w14:textId="3B78AE40" w:rsidR="007237DD" w:rsidRDefault="007237DD" w:rsidP="009255F6">
      <w:pPr>
        <w:spacing w:line="480" w:lineRule="auto"/>
        <w:rPr>
          <w:b/>
          <w:color w:val="000000"/>
        </w:rPr>
      </w:pPr>
    </w:p>
    <w:p w14:paraId="1FC197BB" w14:textId="60E6A98A" w:rsidR="007237DD" w:rsidRDefault="007237DD" w:rsidP="009255F6">
      <w:pPr>
        <w:spacing w:line="480" w:lineRule="auto"/>
        <w:rPr>
          <w:b/>
          <w:color w:val="000000"/>
        </w:rPr>
      </w:pPr>
    </w:p>
    <w:p w14:paraId="0C02ED5A" w14:textId="67583D7B" w:rsidR="007237DD" w:rsidRDefault="007237DD" w:rsidP="009255F6">
      <w:pPr>
        <w:spacing w:line="480" w:lineRule="auto"/>
        <w:rPr>
          <w:b/>
          <w:color w:val="000000"/>
        </w:rPr>
      </w:pPr>
    </w:p>
    <w:p w14:paraId="3F3B82D5" w14:textId="6916F57A" w:rsidR="007237DD" w:rsidRDefault="007237DD" w:rsidP="009255F6">
      <w:pPr>
        <w:spacing w:line="480" w:lineRule="auto"/>
        <w:rPr>
          <w:b/>
          <w:color w:val="000000"/>
        </w:rPr>
      </w:pPr>
    </w:p>
    <w:p w14:paraId="30D429D4" w14:textId="5655820E" w:rsidR="007237DD" w:rsidRDefault="007237DD" w:rsidP="009255F6">
      <w:pPr>
        <w:spacing w:line="480" w:lineRule="auto"/>
        <w:rPr>
          <w:b/>
          <w:color w:val="000000"/>
        </w:rPr>
      </w:pPr>
    </w:p>
    <w:p w14:paraId="296B3D56" w14:textId="121CD573" w:rsidR="007237DD" w:rsidRDefault="007237DD" w:rsidP="009255F6">
      <w:pPr>
        <w:spacing w:line="480" w:lineRule="auto"/>
        <w:rPr>
          <w:b/>
          <w:color w:val="000000"/>
        </w:rPr>
      </w:pPr>
    </w:p>
    <w:p w14:paraId="77356202" w14:textId="55FDE0A2" w:rsidR="007237DD" w:rsidRDefault="007237DD" w:rsidP="009255F6">
      <w:pPr>
        <w:spacing w:line="480" w:lineRule="auto"/>
        <w:rPr>
          <w:b/>
          <w:color w:val="000000"/>
        </w:rPr>
      </w:pPr>
    </w:p>
    <w:p w14:paraId="079F9513" w14:textId="1026B4CD" w:rsidR="007237DD" w:rsidRDefault="007237DD" w:rsidP="009255F6">
      <w:pPr>
        <w:spacing w:line="480" w:lineRule="auto"/>
        <w:rPr>
          <w:b/>
          <w:color w:val="000000"/>
        </w:rPr>
      </w:pPr>
    </w:p>
    <w:p w14:paraId="37F2C71C" w14:textId="77CD3E35" w:rsidR="007237DD" w:rsidRDefault="007237DD" w:rsidP="009255F6">
      <w:pPr>
        <w:spacing w:line="480" w:lineRule="auto"/>
        <w:rPr>
          <w:b/>
          <w:color w:val="000000"/>
        </w:rPr>
      </w:pPr>
    </w:p>
    <w:p w14:paraId="17D86A92" w14:textId="647D2B7E" w:rsidR="007237DD" w:rsidRDefault="007237DD" w:rsidP="009255F6">
      <w:pPr>
        <w:spacing w:line="480" w:lineRule="auto"/>
        <w:rPr>
          <w:b/>
          <w:color w:val="000000"/>
        </w:rPr>
      </w:pPr>
    </w:p>
    <w:p w14:paraId="30FA736A" w14:textId="132A7FE7" w:rsidR="007237DD" w:rsidRDefault="007237DD" w:rsidP="009255F6">
      <w:pPr>
        <w:spacing w:line="480" w:lineRule="auto"/>
        <w:rPr>
          <w:b/>
          <w:color w:val="000000"/>
        </w:rPr>
      </w:pPr>
    </w:p>
    <w:p w14:paraId="607984F4" w14:textId="38058571" w:rsidR="007237DD" w:rsidRDefault="007237DD" w:rsidP="009255F6">
      <w:pPr>
        <w:spacing w:line="480" w:lineRule="auto"/>
        <w:rPr>
          <w:b/>
          <w:color w:val="000000"/>
        </w:rPr>
      </w:pPr>
    </w:p>
    <w:p w14:paraId="70C7693F" w14:textId="77777777" w:rsidR="00890AE3" w:rsidRDefault="00890AE3" w:rsidP="009255F6">
      <w:pPr>
        <w:spacing w:line="480" w:lineRule="auto"/>
        <w:rPr>
          <w:b/>
          <w:color w:val="000000"/>
        </w:rPr>
      </w:pPr>
    </w:p>
    <w:p w14:paraId="4EF19157" w14:textId="77777777" w:rsidR="007237DD" w:rsidRDefault="007237DD" w:rsidP="009255F6">
      <w:pPr>
        <w:spacing w:line="480" w:lineRule="auto"/>
        <w:rPr>
          <w:b/>
          <w:color w:val="000000"/>
        </w:rPr>
      </w:pPr>
    </w:p>
    <w:p w14:paraId="48793DA7" w14:textId="55940938" w:rsidR="009255F6" w:rsidRPr="009255F6" w:rsidRDefault="009255F6" w:rsidP="009255F6">
      <w:pPr>
        <w:spacing w:line="480" w:lineRule="auto"/>
        <w:ind w:hanging="480"/>
        <w:rPr>
          <w:b/>
        </w:rPr>
      </w:pPr>
      <w:r w:rsidRPr="009255F6">
        <w:rPr>
          <w:b/>
        </w:rPr>
        <w:t xml:space="preserve">Literature Cited </w:t>
      </w:r>
    </w:p>
    <w:p w14:paraId="000000F9" w14:textId="6E623431" w:rsidR="00760A7C" w:rsidRPr="00F960C0" w:rsidRDefault="00454794">
      <w:pPr>
        <w:spacing w:line="480" w:lineRule="auto"/>
        <w:ind w:hanging="480"/>
      </w:pPr>
      <w:proofErr w:type="spellStart"/>
      <w:r w:rsidRPr="00F960C0">
        <w:t>Barrueto</w:t>
      </w:r>
      <w:proofErr w:type="spellEnd"/>
      <w:r w:rsidRPr="00F960C0">
        <w:t xml:space="preserve">, M., Ford, A. T., &amp; Clevenger, A. P. (2014). Anthropogenic effects on activity patterns of wildlife at crossing structures. </w:t>
      </w:r>
      <w:r w:rsidRPr="00F960C0">
        <w:rPr>
          <w:i/>
        </w:rPr>
        <w:t>Ecosphere</w:t>
      </w:r>
      <w:r w:rsidRPr="00F960C0">
        <w:t xml:space="preserve">, </w:t>
      </w:r>
      <w:r w:rsidRPr="00F960C0">
        <w:rPr>
          <w:i/>
        </w:rPr>
        <w:t>5</w:t>
      </w:r>
      <w:r w:rsidRPr="00F960C0">
        <w:t xml:space="preserve">(3), art27. </w:t>
      </w:r>
      <w:r w:rsidR="00000000">
        <w:fldChar w:fldCharType="begin"/>
      </w:r>
      <w:r w:rsidR="00000000">
        <w:instrText>HYPERLINK "https://doi.org/10.1890/ES13-00382.1" \h</w:instrText>
      </w:r>
      <w:r w:rsidR="00000000">
        <w:fldChar w:fldCharType="separate"/>
      </w:r>
      <w:r w:rsidRPr="00F960C0">
        <w:rPr>
          <w:color w:val="0563C1"/>
          <w:u w:val="single"/>
        </w:rPr>
        <w:t>https://doi.org/10.1890/ES13-00382.1</w:t>
      </w:r>
      <w:r w:rsidR="00000000">
        <w:rPr>
          <w:color w:val="0563C1"/>
          <w:u w:val="single"/>
        </w:rPr>
        <w:fldChar w:fldCharType="end"/>
      </w:r>
    </w:p>
    <w:p w14:paraId="000000FC" w14:textId="77777777" w:rsidR="00760A7C" w:rsidRPr="00F960C0" w:rsidRDefault="00454794">
      <w:pPr>
        <w:spacing w:line="480" w:lineRule="auto"/>
        <w:ind w:hanging="480"/>
      </w:pPr>
      <w:r w:rsidRPr="00F960C0">
        <w:lastRenderedPageBreak/>
        <w:t xml:space="preserve">Clevenger, A. P. (2005). Conservation Value of Wildlife Crossings: Measures of Performance and Research Directions. </w:t>
      </w:r>
      <w:r w:rsidRPr="00F960C0">
        <w:rPr>
          <w:i/>
        </w:rPr>
        <w:t>GAIA - Ecological Perspectives for Science and Society</w:t>
      </w:r>
      <w:r w:rsidRPr="00F960C0">
        <w:t xml:space="preserve">, </w:t>
      </w:r>
      <w:r w:rsidRPr="00F960C0">
        <w:rPr>
          <w:i/>
        </w:rPr>
        <w:t>14</w:t>
      </w:r>
      <w:r w:rsidRPr="00F960C0">
        <w:t xml:space="preserve">(2), 124–129. </w:t>
      </w:r>
      <w:r w:rsidR="00000000">
        <w:fldChar w:fldCharType="begin"/>
      </w:r>
      <w:r w:rsidR="00000000">
        <w:instrText>HYPERLINK "https://doi.org/10.14512/gaia.14.2.12" \h</w:instrText>
      </w:r>
      <w:r w:rsidR="00000000">
        <w:fldChar w:fldCharType="separate"/>
      </w:r>
      <w:r w:rsidRPr="00F960C0">
        <w:rPr>
          <w:color w:val="0563C1"/>
          <w:u w:val="single"/>
        </w:rPr>
        <w:t>https://doi.org/10.14512/gaia.14.2.12</w:t>
      </w:r>
      <w:r w:rsidR="00000000">
        <w:rPr>
          <w:color w:val="0563C1"/>
          <w:u w:val="single"/>
        </w:rPr>
        <w:fldChar w:fldCharType="end"/>
      </w:r>
    </w:p>
    <w:p w14:paraId="000000FF" w14:textId="77777777" w:rsidR="00760A7C" w:rsidRPr="00F960C0" w:rsidRDefault="00454794">
      <w:pPr>
        <w:spacing w:line="480" w:lineRule="auto"/>
        <w:ind w:hanging="480"/>
      </w:pPr>
      <w:r w:rsidRPr="00F960C0">
        <w:t xml:space="preserve">Clevenger, A. P., &amp; </w:t>
      </w:r>
      <w:proofErr w:type="spellStart"/>
      <w:r w:rsidRPr="00F960C0">
        <w:t>Huijser</w:t>
      </w:r>
      <w:proofErr w:type="spellEnd"/>
      <w:r w:rsidRPr="00F960C0">
        <w:t xml:space="preserve">, M. P. (2011). </w:t>
      </w:r>
      <w:r w:rsidRPr="00F960C0">
        <w:rPr>
          <w:i/>
        </w:rPr>
        <w:t>Wildlife Crossing Structure Handbook Design and Evaluation in North America</w:t>
      </w:r>
      <w:r w:rsidRPr="00F960C0">
        <w:t xml:space="preserve"> (Final Report FHWA-CFL/TD-11-003; p. 224). Western Transportation Institute.</w:t>
      </w:r>
    </w:p>
    <w:p w14:paraId="00000100" w14:textId="77777777" w:rsidR="00760A7C" w:rsidRPr="00F960C0" w:rsidRDefault="00454794">
      <w:pPr>
        <w:spacing w:line="480" w:lineRule="auto"/>
        <w:ind w:hanging="480"/>
      </w:pPr>
      <w:r w:rsidRPr="00F960C0">
        <w:t xml:space="preserve">Clevenger, A. P., &amp; </w:t>
      </w:r>
      <w:proofErr w:type="spellStart"/>
      <w:r w:rsidRPr="00F960C0">
        <w:t>Waltho</w:t>
      </w:r>
      <w:proofErr w:type="spellEnd"/>
      <w:r w:rsidRPr="00F960C0">
        <w:t xml:space="preserve">, N. (2000). Factors Influencing the Effectiveness of Wildlife Underpasses in Banff National Park, Alberta, Canada. </w:t>
      </w:r>
      <w:r w:rsidRPr="00F960C0">
        <w:rPr>
          <w:i/>
        </w:rPr>
        <w:t>Conservation Biology</w:t>
      </w:r>
      <w:r w:rsidRPr="00F960C0">
        <w:t xml:space="preserve">, </w:t>
      </w:r>
      <w:r w:rsidRPr="00F960C0">
        <w:rPr>
          <w:i/>
        </w:rPr>
        <w:t>14</w:t>
      </w:r>
      <w:r w:rsidRPr="00F960C0">
        <w:t>(1), 47–56.</w:t>
      </w:r>
    </w:p>
    <w:p w14:paraId="00000101" w14:textId="77777777" w:rsidR="00760A7C" w:rsidRPr="00F960C0" w:rsidRDefault="00454794">
      <w:pPr>
        <w:spacing w:line="480" w:lineRule="auto"/>
        <w:ind w:hanging="480"/>
      </w:pPr>
      <w:r w:rsidRPr="00F960C0">
        <w:t xml:space="preserve">Clevenger, A. P., &amp; </w:t>
      </w:r>
      <w:proofErr w:type="spellStart"/>
      <w:r w:rsidRPr="00F960C0">
        <w:t>Waltho</w:t>
      </w:r>
      <w:proofErr w:type="spellEnd"/>
      <w:r w:rsidRPr="00F960C0">
        <w:t xml:space="preserve">, N. (2005). Performance indices to identify attributes of highway crossing structures facilitating movement of large mammals. </w:t>
      </w:r>
      <w:r w:rsidRPr="00F960C0">
        <w:rPr>
          <w:i/>
        </w:rPr>
        <w:t>Biological Conservation</w:t>
      </w:r>
      <w:r w:rsidRPr="00F960C0">
        <w:t xml:space="preserve">, </w:t>
      </w:r>
      <w:r w:rsidRPr="00F960C0">
        <w:rPr>
          <w:i/>
        </w:rPr>
        <w:t>121</w:t>
      </w:r>
      <w:r w:rsidRPr="00F960C0">
        <w:t xml:space="preserve">(3), 453–464. </w:t>
      </w:r>
      <w:r w:rsidR="00000000">
        <w:fldChar w:fldCharType="begin"/>
      </w:r>
      <w:r w:rsidR="00000000">
        <w:instrText>HYPERLINK "https://doi.org/10.1016/j.biocon.2004.04.025" \h</w:instrText>
      </w:r>
      <w:r w:rsidR="00000000">
        <w:fldChar w:fldCharType="separate"/>
      </w:r>
      <w:r w:rsidRPr="00F960C0">
        <w:rPr>
          <w:color w:val="0563C1"/>
          <w:u w:val="single"/>
        </w:rPr>
        <w:t>https://doi.org/10.1016/j.biocon.2004.04.025</w:t>
      </w:r>
      <w:r w:rsidR="00000000">
        <w:rPr>
          <w:color w:val="0563C1"/>
          <w:u w:val="single"/>
        </w:rPr>
        <w:fldChar w:fldCharType="end"/>
      </w:r>
    </w:p>
    <w:p w14:paraId="00000102" w14:textId="77777777" w:rsidR="00760A7C" w:rsidRPr="00F960C0" w:rsidRDefault="00454794">
      <w:pPr>
        <w:spacing w:line="480" w:lineRule="auto"/>
        <w:ind w:hanging="480"/>
      </w:pPr>
      <w:proofErr w:type="spellStart"/>
      <w:r w:rsidRPr="00F960C0">
        <w:t>Corlatti</w:t>
      </w:r>
      <w:proofErr w:type="spellEnd"/>
      <w:r w:rsidRPr="00F960C0">
        <w:t xml:space="preserve">, L., </w:t>
      </w:r>
      <w:proofErr w:type="spellStart"/>
      <w:r w:rsidRPr="00F960C0">
        <w:t>Hackländer</w:t>
      </w:r>
      <w:proofErr w:type="spellEnd"/>
      <w:r w:rsidRPr="00F960C0">
        <w:t xml:space="preserve">, K., &amp; Frey-Roos, F. (2009). Ability of Wildlife Overpasses to Provide Connectivity and Prevent Genetic Isolation. </w:t>
      </w:r>
      <w:r w:rsidRPr="00F960C0">
        <w:rPr>
          <w:i/>
        </w:rPr>
        <w:t>Conservation Biology</w:t>
      </w:r>
      <w:r w:rsidRPr="00F960C0">
        <w:t xml:space="preserve">, </w:t>
      </w:r>
      <w:r w:rsidRPr="00F960C0">
        <w:rPr>
          <w:i/>
        </w:rPr>
        <w:t>23</w:t>
      </w:r>
      <w:r w:rsidRPr="00F960C0">
        <w:t xml:space="preserve">(3), 548–556. </w:t>
      </w:r>
      <w:r w:rsidR="00000000">
        <w:fldChar w:fldCharType="begin"/>
      </w:r>
      <w:r w:rsidR="00000000">
        <w:instrText>HYPERLINK "https://doi.org/10.1111/j.1523-1739.2008.01162.x" \h</w:instrText>
      </w:r>
      <w:r w:rsidR="00000000">
        <w:fldChar w:fldCharType="separate"/>
      </w:r>
      <w:r w:rsidRPr="00F960C0">
        <w:rPr>
          <w:color w:val="0563C1"/>
          <w:u w:val="single"/>
        </w:rPr>
        <w:t>https://doi.org/10.1111/j.1523-1739.2008.01162.x</w:t>
      </w:r>
      <w:r w:rsidR="00000000">
        <w:rPr>
          <w:color w:val="0563C1"/>
          <w:u w:val="single"/>
        </w:rPr>
        <w:fldChar w:fldCharType="end"/>
      </w:r>
    </w:p>
    <w:p w14:paraId="00000103" w14:textId="77777777" w:rsidR="00760A7C" w:rsidRPr="00F960C0" w:rsidRDefault="00454794">
      <w:pPr>
        <w:spacing w:line="480" w:lineRule="auto"/>
        <w:ind w:hanging="480"/>
      </w:pPr>
      <w:r w:rsidRPr="00F960C0">
        <w:t xml:space="preserve">Cramer, P. (2012). </w:t>
      </w:r>
      <w:r w:rsidRPr="00F960C0">
        <w:rPr>
          <w:i/>
        </w:rPr>
        <w:t>Determining Wildlife Use of Wildlife Crossing Structures Under Different Scenarios</w:t>
      </w:r>
      <w:r w:rsidRPr="00F960C0">
        <w:t xml:space="preserve"> (UT-12.07; p. 181). Utah Department of Transportation. </w:t>
      </w:r>
      <w:r w:rsidR="00000000">
        <w:fldChar w:fldCharType="begin"/>
      </w:r>
      <w:r w:rsidR="00000000">
        <w:instrText>HYPERLINK "https://doi.org/www.udot.utah.gov/go/research" \h</w:instrText>
      </w:r>
      <w:r w:rsidR="00000000">
        <w:fldChar w:fldCharType="separate"/>
      </w:r>
      <w:r w:rsidRPr="00F960C0">
        <w:rPr>
          <w:color w:val="0563C1"/>
          <w:u w:val="single"/>
        </w:rPr>
        <w:t>www.udot.utah.gov/go/research</w:t>
      </w:r>
      <w:r w:rsidR="00000000">
        <w:rPr>
          <w:color w:val="0563C1"/>
          <w:u w:val="single"/>
        </w:rPr>
        <w:fldChar w:fldCharType="end"/>
      </w:r>
    </w:p>
    <w:p w14:paraId="00000104" w14:textId="77777777" w:rsidR="00760A7C" w:rsidRPr="00F960C0" w:rsidRDefault="00454794">
      <w:pPr>
        <w:spacing w:line="480" w:lineRule="auto"/>
        <w:ind w:hanging="480"/>
      </w:pPr>
      <w:proofErr w:type="spellStart"/>
      <w:r w:rsidRPr="00F960C0">
        <w:t>Denneboom</w:t>
      </w:r>
      <w:proofErr w:type="spellEnd"/>
      <w:r w:rsidRPr="00F960C0">
        <w:t>, D., Bar-</w:t>
      </w:r>
      <w:proofErr w:type="spellStart"/>
      <w:r w:rsidRPr="00F960C0">
        <w:t>Massada</w:t>
      </w:r>
      <w:proofErr w:type="spellEnd"/>
      <w:r w:rsidRPr="00F960C0">
        <w:t xml:space="preserve">, A., &amp; </w:t>
      </w:r>
      <w:proofErr w:type="spellStart"/>
      <w:r w:rsidRPr="00F960C0">
        <w:t>Shwartz</w:t>
      </w:r>
      <w:proofErr w:type="spellEnd"/>
      <w:r w:rsidRPr="00F960C0">
        <w:t xml:space="preserve">, A. (2021). Factors affecting usage of crossing structures by wildlife – A systematic review and meta-analysis. </w:t>
      </w:r>
      <w:r w:rsidRPr="00F960C0">
        <w:rPr>
          <w:i/>
        </w:rPr>
        <w:t>Science of The Total Environment</w:t>
      </w:r>
      <w:r w:rsidRPr="00F960C0">
        <w:t xml:space="preserve">, </w:t>
      </w:r>
      <w:r w:rsidRPr="00F960C0">
        <w:rPr>
          <w:i/>
        </w:rPr>
        <w:t>777</w:t>
      </w:r>
      <w:r w:rsidRPr="00F960C0">
        <w:t xml:space="preserve">, 146061. </w:t>
      </w:r>
      <w:r w:rsidR="00000000">
        <w:fldChar w:fldCharType="begin"/>
      </w:r>
      <w:r w:rsidR="00000000">
        <w:instrText>HYPERLINK "https://doi.org/10.1016/j.scitotenv.2021.146061" \h</w:instrText>
      </w:r>
      <w:r w:rsidR="00000000">
        <w:fldChar w:fldCharType="separate"/>
      </w:r>
      <w:r w:rsidRPr="00F960C0">
        <w:rPr>
          <w:color w:val="0563C1"/>
          <w:u w:val="single"/>
        </w:rPr>
        <w:t>https://doi.org/10.1016/j.scitotenv.2021.146061</w:t>
      </w:r>
      <w:r w:rsidR="00000000">
        <w:rPr>
          <w:color w:val="0563C1"/>
          <w:u w:val="single"/>
        </w:rPr>
        <w:fldChar w:fldCharType="end"/>
      </w:r>
    </w:p>
    <w:p w14:paraId="00000106" w14:textId="77777777" w:rsidR="00760A7C" w:rsidRPr="00F960C0" w:rsidRDefault="00454794">
      <w:pPr>
        <w:spacing w:line="480" w:lineRule="auto"/>
        <w:ind w:hanging="480"/>
      </w:pPr>
      <w:proofErr w:type="spellStart"/>
      <w:r w:rsidRPr="00F960C0">
        <w:t>Fahrig</w:t>
      </w:r>
      <w:proofErr w:type="spellEnd"/>
      <w:r w:rsidRPr="00F960C0">
        <w:t xml:space="preserve">, L., &amp; </w:t>
      </w:r>
      <w:proofErr w:type="spellStart"/>
      <w:r w:rsidRPr="00F960C0">
        <w:t>Rytwinski</w:t>
      </w:r>
      <w:proofErr w:type="spellEnd"/>
      <w:r w:rsidRPr="00F960C0">
        <w:t xml:space="preserve">, T. (2009). Effects of Roads on Animal Abundance: An Empirical Review and Synthesis. </w:t>
      </w:r>
      <w:r w:rsidRPr="00F960C0">
        <w:rPr>
          <w:i/>
        </w:rPr>
        <w:t>Ecology and Society</w:t>
      </w:r>
      <w:r w:rsidRPr="00F960C0">
        <w:t xml:space="preserve">, </w:t>
      </w:r>
      <w:r w:rsidRPr="00F960C0">
        <w:rPr>
          <w:i/>
        </w:rPr>
        <w:t>14</w:t>
      </w:r>
      <w:r w:rsidRPr="00F960C0">
        <w:t xml:space="preserve">(1), art21. </w:t>
      </w:r>
      <w:r w:rsidR="00000000">
        <w:fldChar w:fldCharType="begin"/>
      </w:r>
      <w:r w:rsidR="00000000">
        <w:instrText>HYPERLINK "https://doi.org/10.5751/ES-02815-140121" \h</w:instrText>
      </w:r>
      <w:r w:rsidR="00000000">
        <w:fldChar w:fldCharType="separate"/>
      </w:r>
      <w:r w:rsidRPr="00F960C0">
        <w:rPr>
          <w:color w:val="0563C1"/>
          <w:u w:val="single"/>
        </w:rPr>
        <w:t>https://doi.org/10.5751/ES-02815-140121</w:t>
      </w:r>
      <w:r w:rsidR="00000000">
        <w:rPr>
          <w:color w:val="0563C1"/>
          <w:u w:val="single"/>
        </w:rPr>
        <w:fldChar w:fldCharType="end"/>
      </w:r>
    </w:p>
    <w:p w14:paraId="00000107" w14:textId="77777777" w:rsidR="00760A7C" w:rsidRPr="00F960C0" w:rsidRDefault="00454794">
      <w:pPr>
        <w:spacing w:line="480" w:lineRule="auto"/>
        <w:ind w:hanging="480"/>
      </w:pPr>
      <w:r w:rsidRPr="00F960C0">
        <w:lastRenderedPageBreak/>
        <w:t xml:space="preserve">Ford, A. T., </w:t>
      </w:r>
      <w:proofErr w:type="spellStart"/>
      <w:r w:rsidRPr="00F960C0">
        <w:t>Barrueto</w:t>
      </w:r>
      <w:proofErr w:type="spellEnd"/>
      <w:r w:rsidRPr="00F960C0">
        <w:t xml:space="preserve">, M., &amp; Clevenger, A. P. (2017). Road mitigation is a demographic filter for grizzly bears: Road Crossing Behavior in Grizzly Bears. </w:t>
      </w:r>
      <w:r w:rsidRPr="00F960C0">
        <w:rPr>
          <w:i/>
        </w:rPr>
        <w:t>Wildlife Society Bulletin</w:t>
      </w:r>
      <w:r w:rsidRPr="00F960C0">
        <w:t xml:space="preserve">, </w:t>
      </w:r>
      <w:r w:rsidRPr="00F960C0">
        <w:rPr>
          <w:i/>
        </w:rPr>
        <w:t>41</w:t>
      </w:r>
      <w:r w:rsidRPr="00F960C0">
        <w:t xml:space="preserve">(4), 712–719. </w:t>
      </w:r>
      <w:r w:rsidR="00000000">
        <w:fldChar w:fldCharType="begin"/>
      </w:r>
      <w:r w:rsidR="00000000">
        <w:instrText>HYPERLINK "https://doi.org/10.1002/wsb.828" \h</w:instrText>
      </w:r>
      <w:r w:rsidR="00000000">
        <w:fldChar w:fldCharType="separate"/>
      </w:r>
      <w:r w:rsidRPr="00F960C0">
        <w:rPr>
          <w:color w:val="0563C1"/>
          <w:u w:val="single"/>
        </w:rPr>
        <w:t>https://doi.org/10.1002/wsb.828</w:t>
      </w:r>
      <w:r w:rsidR="00000000">
        <w:rPr>
          <w:color w:val="0563C1"/>
          <w:u w:val="single"/>
        </w:rPr>
        <w:fldChar w:fldCharType="end"/>
      </w:r>
    </w:p>
    <w:p w14:paraId="00000108" w14:textId="005844A5" w:rsidR="00760A7C" w:rsidRPr="00F960C0" w:rsidRDefault="00454794">
      <w:pPr>
        <w:spacing w:line="480" w:lineRule="auto"/>
        <w:ind w:hanging="480"/>
      </w:pPr>
      <w:r w:rsidRPr="00F960C0">
        <w:t xml:space="preserve">Forman, R. T. T., &amp; Alexander, L. E. (1998). </w:t>
      </w:r>
      <w:r w:rsidR="00DC1A56">
        <w:t>Roads their Major Ecological Effects.</w:t>
      </w:r>
      <w:r w:rsidRPr="00F960C0">
        <w:t xml:space="preserve"> </w:t>
      </w:r>
      <w:r w:rsidRPr="00F960C0">
        <w:rPr>
          <w:i/>
        </w:rPr>
        <w:t>Annual Review of Ecology and Systematics</w:t>
      </w:r>
      <w:r w:rsidRPr="00F960C0">
        <w:t xml:space="preserve">, </w:t>
      </w:r>
      <w:r w:rsidRPr="00F960C0">
        <w:rPr>
          <w:i/>
        </w:rPr>
        <w:t>29</w:t>
      </w:r>
      <w:r w:rsidRPr="00F960C0">
        <w:t xml:space="preserve">(1), 207–231. </w:t>
      </w:r>
      <w:r w:rsidR="00000000">
        <w:fldChar w:fldCharType="begin"/>
      </w:r>
      <w:r w:rsidR="00000000">
        <w:instrText>HYPERLINK "https://doi.org/10.1146/annurev.ecolsys.29.1.207" \h</w:instrText>
      </w:r>
      <w:r w:rsidR="00000000">
        <w:fldChar w:fldCharType="separate"/>
      </w:r>
      <w:r w:rsidRPr="00F960C0">
        <w:rPr>
          <w:color w:val="0563C1"/>
          <w:u w:val="single"/>
        </w:rPr>
        <w:t>https://doi.org/10.1146/annurev.ecolsys.29.1.207</w:t>
      </w:r>
      <w:r w:rsidR="00000000">
        <w:rPr>
          <w:color w:val="0563C1"/>
          <w:u w:val="single"/>
        </w:rPr>
        <w:fldChar w:fldCharType="end"/>
      </w:r>
    </w:p>
    <w:p w14:paraId="0000010A" w14:textId="33065880" w:rsidR="00760A7C" w:rsidRPr="00F960C0" w:rsidRDefault="00454794">
      <w:pPr>
        <w:spacing w:line="480" w:lineRule="auto"/>
        <w:ind w:hanging="480"/>
      </w:pPr>
      <w:r w:rsidRPr="00F960C0">
        <w:t xml:space="preserve">Gagnon, J., </w:t>
      </w:r>
      <w:proofErr w:type="spellStart"/>
      <w:r w:rsidRPr="00F960C0">
        <w:t>Loberger</w:t>
      </w:r>
      <w:proofErr w:type="spellEnd"/>
      <w:r w:rsidRPr="00F960C0">
        <w:t xml:space="preserve">, C., </w:t>
      </w:r>
      <w:proofErr w:type="spellStart"/>
      <w:r w:rsidRPr="00F960C0">
        <w:t>Ogren</w:t>
      </w:r>
      <w:proofErr w:type="spellEnd"/>
      <w:r w:rsidRPr="00F960C0">
        <w:t xml:space="preserve">, K., Sprague, S., &amp; </w:t>
      </w:r>
      <w:proofErr w:type="spellStart"/>
      <w:r w:rsidRPr="00F960C0">
        <w:t>Boe</w:t>
      </w:r>
      <w:proofErr w:type="spellEnd"/>
      <w:r w:rsidRPr="00F960C0">
        <w:t xml:space="preserve">, S. (2017). </w:t>
      </w:r>
      <w:r w:rsidRPr="00F960C0">
        <w:rPr>
          <w:i/>
        </w:rPr>
        <w:t>Evaluation of Desert Bighorn Sheep Overpass Effectiveness: U.S. Route 93 Long-Term Monitoring</w:t>
      </w:r>
      <w:r w:rsidRPr="00F960C0">
        <w:t xml:space="preserve"> (Final Report FHWA-AZ-17-710; p. 87). Arizona Department of Transportation.</w:t>
      </w:r>
    </w:p>
    <w:p w14:paraId="0000010B" w14:textId="77777777" w:rsidR="00760A7C" w:rsidRPr="00F960C0" w:rsidRDefault="00454794">
      <w:pPr>
        <w:spacing w:line="480" w:lineRule="auto"/>
        <w:ind w:hanging="480"/>
      </w:pPr>
      <w:proofErr w:type="spellStart"/>
      <w:r w:rsidRPr="00F960C0">
        <w:t>Gloyne</w:t>
      </w:r>
      <w:proofErr w:type="spellEnd"/>
      <w:r w:rsidRPr="00F960C0">
        <w:t xml:space="preserve">, C. C., &amp; Clevenger, A. P. (2001). Cougar </w:t>
      </w:r>
      <w:r w:rsidRPr="00F960C0">
        <w:rPr>
          <w:i/>
        </w:rPr>
        <w:t>Puma concolor</w:t>
      </w:r>
      <w:r w:rsidRPr="00F960C0">
        <w:t xml:space="preserve"> use of wildlife crossing structures on the Trans</w:t>
      </w:r>
      <w:r w:rsidRPr="00F960C0">
        <w:rPr>
          <w:rFonts w:ascii="Cambria Math" w:eastAsia="Cambria Math" w:hAnsi="Cambria Math" w:cs="Cambria Math"/>
        </w:rPr>
        <w:t>‐</w:t>
      </w:r>
      <w:r w:rsidRPr="00F960C0">
        <w:t xml:space="preserve">Canada highway in Banff National Park, Alberta. </w:t>
      </w:r>
      <w:r w:rsidRPr="00F960C0">
        <w:rPr>
          <w:i/>
        </w:rPr>
        <w:t>Wildlife Biology</w:t>
      </w:r>
      <w:r w:rsidRPr="00F960C0">
        <w:t xml:space="preserve">, </w:t>
      </w:r>
      <w:r w:rsidRPr="00F960C0">
        <w:rPr>
          <w:i/>
        </w:rPr>
        <w:t>7</w:t>
      </w:r>
      <w:r w:rsidRPr="00F960C0">
        <w:t xml:space="preserve">(2), 117–124. </w:t>
      </w:r>
      <w:r w:rsidR="00000000">
        <w:fldChar w:fldCharType="begin"/>
      </w:r>
      <w:r w:rsidR="00000000">
        <w:instrText>HYPERLINK "https://doi.org/10.2981/wlb.2001.009" \h</w:instrText>
      </w:r>
      <w:r w:rsidR="00000000">
        <w:fldChar w:fldCharType="separate"/>
      </w:r>
      <w:r w:rsidRPr="00F960C0">
        <w:rPr>
          <w:color w:val="0563C1"/>
          <w:u w:val="single"/>
        </w:rPr>
        <w:t>https://doi.org/10.2981/wlb.2001.009</w:t>
      </w:r>
      <w:r w:rsidR="00000000">
        <w:rPr>
          <w:color w:val="0563C1"/>
          <w:u w:val="single"/>
        </w:rPr>
        <w:fldChar w:fldCharType="end"/>
      </w:r>
    </w:p>
    <w:p w14:paraId="669832B1" w14:textId="307FBCA9" w:rsidR="0018354E" w:rsidRPr="00F960C0" w:rsidRDefault="0018354E" w:rsidP="006E484F">
      <w:pPr>
        <w:spacing w:line="480" w:lineRule="auto"/>
        <w:ind w:hanging="480"/>
      </w:pPr>
      <w:proofErr w:type="spellStart"/>
      <w:r w:rsidRPr="00F960C0">
        <w:t>Gunson</w:t>
      </w:r>
      <w:proofErr w:type="spellEnd"/>
      <w:r w:rsidRPr="00F960C0">
        <w:t xml:space="preserve">, K. E., Clevenger, A. P., &amp; Hall, C. (2003). </w:t>
      </w:r>
      <w:r w:rsidRPr="008F0799">
        <w:t>Large Animal-Vehicle Collisions in the Central Canadian Rocky Mountains: Patterns and Characteristics.</w:t>
      </w:r>
      <w:r>
        <w:rPr>
          <w:i/>
        </w:rPr>
        <w:t xml:space="preserve"> </w:t>
      </w:r>
      <w:r w:rsidRPr="00F960C0">
        <w:rPr>
          <w:i/>
        </w:rPr>
        <w:t>In Proceedings of the 200</w:t>
      </w:r>
      <w:r>
        <w:rPr>
          <w:i/>
        </w:rPr>
        <w:t>3</w:t>
      </w:r>
      <w:r w:rsidRPr="00F960C0">
        <w:rPr>
          <w:i/>
        </w:rPr>
        <w:t xml:space="preserve"> International Conference on Ecology and Transportation</w:t>
      </w:r>
      <w:r>
        <w:rPr>
          <w:i/>
        </w:rPr>
        <w:t>. Making Connections</w:t>
      </w:r>
      <w:r w:rsidRPr="00F960C0">
        <w:t>. NC: Center for Transportation and the Environment.</w:t>
      </w:r>
    </w:p>
    <w:p w14:paraId="0000010D" w14:textId="77777777" w:rsidR="00760A7C" w:rsidRPr="00F960C0" w:rsidRDefault="00454794">
      <w:pPr>
        <w:spacing w:line="480" w:lineRule="auto"/>
        <w:ind w:hanging="480"/>
      </w:pPr>
      <w:r w:rsidRPr="00F960C0">
        <w:t xml:space="preserve">Harrington, S., </w:t>
      </w:r>
      <w:proofErr w:type="spellStart"/>
      <w:r w:rsidRPr="00F960C0">
        <w:t>Teitelman</w:t>
      </w:r>
      <w:proofErr w:type="spellEnd"/>
      <w:r w:rsidRPr="00F960C0">
        <w:t xml:space="preserve">, J., </w:t>
      </w:r>
      <w:proofErr w:type="spellStart"/>
      <w:r w:rsidRPr="00F960C0">
        <w:t>Rummel</w:t>
      </w:r>
      <w:proofErr w:type="spellEnd"/>
      <w:r w:rsidRPr="00F960C0">
        <w:t xml:space="preserve">, E., Morse, B., Chen, P., </w:t>
      </w:r>
      <w:proofErr w:type="spellStart"/>
      <w:r w:rsidRPr="00F960C0">
        <w:t>Eisentraut</w:t>
      </w:r>
      <w:proofErr w:type="spellEnd"/>
      <w:r w:rsidRPr="00F960C0">
        <w:t xml:space="preserve">, D., &amp; McDonough, D. (2017). Validating Google Earth Pro as a Scientific Utility for Use in Accident Reconstruction. </w:t>
      </w:r>
      <w:r w:rsidRPr="00F960C0">
        <w:rPr>
          <w:i/>
        </w:rPr>
        <w:t>SAE International Journal of Transportation Safety</w:t>
      </w:r>
      <w:r w:rsidRPr="00F960C0">
        <w:t xml:space="preserve">, </w:t>
      </w:r>
      <w:r w:rsidRPr="00F960C0">
        <w:rPr>
          <w:i/>
        </w:rPr>
        <w:t>5</w:t>
      </w:r>
      <w:r w:rsidRPr="00F960C0">
        <w:t xml:space="preserve">(2), 135–166. </w:t>
      </w:r>
      <w:r w:rsidR="00000000">
        <w:fldChar w:fldCharType="begin"/>
      </w:r>
      <w:r w:rsidR="00000000">
        <w:instrText>HYPERLINK "https://doi.org/10.4271/2017-01-9750" \h</w:instrText>
      </w:r>
      <w:r w:rsidR="00000000">
        <w:fldChar w:fldCharType="separate"/>
      </w:r>
      <w:r w:rsidRPr="00F960C0">
        <w:rPr>
          <w:color w:val="0563C1"/>
          <w:u w:val="single"/>
        </w:rPr>
        <w:t>https://doi.org/10.4271/2017-01-9750</w:t>
      </w:r>
      <w:r w:rsidR="00000000">
        <w:rPr>
          <w:color w:val="0563C1"/>
          <w:u w:val="single"/>
        </w:rPr>
        <w:fldChar w:fldCharType="end"/>
      </w:r>
    </w:p>
    <w:p w14:paraId="0000010E" w14:textId="77777777" w:rsidR="00760A7C" w:rsidRPr="00F960C0" w:rsidRDefault="00454794">
      <w:pPr>
        <w:spacing w:line="480" w:lineRule="auto"/>
        <w:ind w:hanging="480"/>
      </w:pPr>
      <w:proofErr w:type="spellStart"/>
      <w:r w:rsidRPr="00F960C0">
        <w:t>Helldin</w:t>
      </w:r>
      <w:proofErr w:type="spellEnd"/>
      <w:r w:rsidRPr="00F960C0">
        <w:t xml:space="preserve">, J. O. (2022). Are several small wildlife crossing structures better than a single large? Arguments from the perspective of large wildlife conservation. </w:t>
      </w:r>
      <w:r w:rsidRPr="00F960C0">
        <w:rPr>
          <w:i/>
        </w:rPr>
        <w:t>Nature Conservation</w:t>
      </w:r>
      <w:r w:rsidRPr="00F960C0">
        <w:t xml:space="preserve">, </w:t>
      </w:r>
      <w:r w:rsidRPr="00F960C0">
        <w:rPr>
          <w:i/>
        </w:rPr>
        <w:t>47</w:t>
      </w:r>
      <w:r w:rsidRPr="00F960C0">
        <w:t xml:space="preserve">, 197–213. </w:t>
      </w:r>
      <w:r w:rsidR="00000000">
        <w:fldChar w:fldCharType="begin"/>
      </w:r>
      <w:r w:rsidR="00000000">
        <w:instrText>HYPERLINK "https://doi.org/10.3897/natureconservation.47.67979" \h</w:instrText>
      </w:r>
      <w:r w:rsidR="00000000">
        <w:fldChar w:fldCharType="separate"/>
      </w:r>
      <w:r w:rsidRPr="00F960C0">
        <w:rPr>
          <w:color w:val="0563C1"/>
          <w:u w:val="single"/>
        </w:rPr>
        <w:t>https://doi.org/10.3897/natureconservation.47.67979</w:t>
      </w:r>
      <w:r w:rsidR="00000000">
        <w:rPr>
          <w:color w:val="0563C1"/>
          <w:u w:val="single"/>
        </w:rPr>
        <w:fldChar w:fldCharType="end"/>
      </w:r>
    </w:p>
    <w:p w14:paraId="00000110" w14:textId="6C34DABD" w:rsidR="00760A7C" w:rsidRPr="00F960C0" w:rsidRDefault="00454794">
      <w:pPr>
        <w:spacing w:line="480" w:lineRule="auto"/>
        <w:ind w:hanging="480"/>
      </w:pPr>
      <w:proofErr w:type="spellStart"/>
      <w:r w:rsidRPr="00F960C0">
        <w:lastRenderedPageBreak/>
        <w:t>Huijser</w:t>
      </w:r>
      <w:proofErr w:type="spellEnd"/>
      <w:r w:rsidRPr="00F960C0">
        <w:t xml:space="preserve">, M. P., Camel-Means, W., Fairbank, E. R., </w:t>
      </w:r>
      <w:proofErr w:type="spellStart"/>
      <w:r w:rsidRPr="00F960C0">
        <w:t>Purdum</w:t>
      </w:r>
      <w:proofErr w:type="spellEnd"/>
      <w:r w:rsidRPr="00F960C0">
        <w:t>, J. P., Allen, T. D. H., Hardy, A. R., Graham, J., Begley, J. S., &amp; Basting, P. (</w:t>
      </w:r>
      <w:r w:rsidR="00BB258C">
        <w:t>2016</w:t>
      </w:r>
      <w:r w:rsidRPr="00F960C0">
        <w:t xml:space="preserve">). </w:t>
      </w:r>
      <w:r w:rsidRPr="00F960C0">
        <w:rPr>
          <w:i/>
        </w:rPr>
        <w:t xml:space="preserve">US 93 North Post-Construction Wildlife-Vehicle Collision and Wildlife Crossing Monitoring on the Flathead Indian Reservation between </w:t>
      </w:r>
      <w:proofErr w:type="spellStart"/>
      <w:r w:rsidRPr="00F960C0">
        <w:rPr>
          <w:i/>
        </w:rPr>
        <w:t>Evaro</w:t>
      </w:r>
      <w:proofErr w:type="spellEnd"/>
      <w:r w:rsidRPr="00F960C0">
        <w:rPr>
          <w:i/>
        </w:rPr>
        <w:t xml:space="preserve"> and Polson, Montana Final Report</w:t>
      </w:r>
      <w:r w:rsidRPr="00F960C0">
        <w:t>. 159.</w:t>
      </w:r>
    </w:p>
    <w:p w14:paraId="00000111" w14:textId="573BB8FF" w:rsidR="00760A7C" w:rsidRPr="00F960C0" w:rsidRDefault="00454794">
      <w:pPr>
        <w:spacing w:line="480" w:lineRule="auto"/>
        <w:ind w:hanging="480"/>
      </w:pPr>
      <w:proofErr w:type="spellStart"/>
      <w:r w:rsidRPr="00F960C0">
        <w:t>Huijser</w:t>
      </w:r>
      <w:proofErr w:type="spellEnd"/>
      <w:r w:rsidRPr="00F960C0">
        <w:t>, M. P., Duffield, J. W., Clevenger, A. P., Ament, R. J., &amp; McGowen, P. T. (2009). Cost</w:t>
      </w:r>
      <w:r w:rsidR="00A2481B">
        <w:t>-</w:t>
      </w:r>
      <w:r w:rsidRPr="00F960C0">
        <w:t xml:space="preserve">Benefit Analyses of Mitigation Measures Aimed at Reducing Collisions with Large Ungulates in the United States and Canada: A Decision Support Tool. </w:t>
      </w:r>
      <w:r w:rsidRPr="00F960C0">
        <w:rPr>
          <w:i/>
        </w:rPr>
        <w:t>Ecology and Society</w:t>
      </w:r>
      <w:r w:rsidRPr="00F960C0">
        <w:t xml:space="preserve">, </w:t>
      </w:r>
      <w:r w:rsidRPr="00F960C0">
        <w:rPr>
          <w:i/>
        </w:rPr>
        <w:t>14</w:t>
      </w:r>
      <w:r w:rsidRPr="00F960C0">
        <w:t xml:space="preserve">(2), art15. </w:t>
      </w:r>
      <w:r w:rsidR="00000000">
        <w:fldChar w:fldCharType="begin"/>
      </w:r>
      <w:r w:rsidR="00000000">
        <w:instrText>HYPERLINK "https://doi.org/10.5751/ES-03000-140215" \h</w:instrText>
      </w:r>
      <w:r w:rsidR="00000000">
        <w:fldChar w:fldCharType="separate"/>
      </w:r>
      <w:r w:rsidRPr="00F960C0">
        <w:rPr>
          <w:color w:val="0563C1"/>
          <w:u w:val="single"/>
        </w:rPr>
        <w:t>https://doi.org/10.5751/ES-03000-140215</w:t>
      </w:r>
      <w:r w:rsidR="00000000">
        <w:rPr>
          <w:color w:val="0563C1"/>
          <w:u w:val="single"/>
        </w:rPr>
        <w:fldChar w:fldCharType="end"/>
      </w:r>
    </w:p>
    <w:p w14:paraId="00000112" w14:textId="77777777" w:rsidR="00760A7C" w:rsidRPr="00F960C0" w:rsidRDefault="00454794">
      <w:pPr>
        <w:spacing w:line="480" w:lineRule="auto"/>
        <w:ind w:hanging="480"/>
      </w:pPr>
      <w:proofErr w:type="spellStart"/>
      <w:r w:rsidRPr="00F960C0">
        <w:t>Huijser</w:t>
      </w:r>
      <w:proofErr w:type="spellEnd"/>
      <w:r w:rsidRPr="00F960C0">
        <w:t xml:space="preserve">, M. P., Fairbank, E. R., Camel-Means, W., Graham, J., Watson, V., Basting, P., &amp; Becker, D. (2016). Effectiveness of short sections of wildlife fencing and crossing structures along highways in reducing wildlife–vehicle collisions and providing safe crossing opportunities for large mammals. </w:t>
      </w:r>
      <w:r w:rsidRPr="00F960C0">
        <w:rPr>
          <w:i/>
        </w:rPr>
        <w:t>Biological Conservation</w:t>
      </w:r>
      <w:r w:rsidRPr="00F960C0">
        <w:t xml:space="preserve">, </w:t>
      </w:r>
      <w:r w:rsidRPr="00F960C0">
        <w:rPr>
          <w:i/>
        </w:rPr>
        <w:t>197</w:t>
      </w:r>
      <w:r w:rsidRPr="00F960C0">
        <w:t xml:space="preserve">, 61–68. </w:t>
      </w:r>
      <w:r w:rsidR="00000000">
        <w:fldChar w:fldCharType="begin"/>
      </w:r>
      <w:r w:rsidR="00000000">
        <w:instrText>HYPERLINK "https://doi.org/10.1016/j.biocon.2016.02.002" \h</w:instrText>
      </w:r>
      <w:r w:rsidR="00000000">
        <w:fldChar w:fldCharType="separate"/>
      </w:r>
      <w:r w:rsidRPr="00F960C0">
        <w:rPr>
          <w:color w:val="0563C1"/>
          <w:u w:val="single"/>
        </w:rPr>
        <w:t>https://doi.org/10.1016/j.biocon.2016.02.002</w:t>
      </w:r>
      <w:r w:rsidR="00000000">
        <w:rPr>
          <w:color w:val="0563C1"/>
          <w:u w:val="single"/>
        </w:rPr>
        <w:fldChar w:fldCharType="end"/>
      </w:r>
    </w:p>
    <w:p w14:paraId="00000113" w14:textId="77777777" w:rsidR="00760A7C" w:rsidRPr="00F960C0" w:rsidRDefault="00454794">
      <w:pPr>
        <w:spacing w:line="480" w:lineRule="auto"/>
        <w:ind w:hanging="480"/>
      </w:pPr>
      <w:proofErr w:type="spellStart"/>
      <w:r w:rsidRPr="00F960C0">
        <w:t>Iuell</w:t>
      </w:r>
      <w:proofErr w:type="spellEnd"/>
      <w:r w:rsidRPr="00F960C0">
        <w:t xml:space="preserve">, B., </w:t>
      </w:r>
      <w:proofErr w:type="spellStart"/>
      <w:r w:rsidRPr="00F960C0">
        <w:t>Bekker</w:t>
      </w:r>
      <w:proofErr w:type="spellEnd"/>
      <w:r w:rsidRPr="00F960C0">
        <w:t xml:space="preserve">, H., </w:t>
      </w:r>
      <w:proofErr w:type="spellStart"/>
      <w:r w:rsidRPr="00F960C0">
        <w:t>Cuperus</w:t>
      </w:r>
      <w:proofErr w:type="spellEnd"/>
      <w:r w:rsidRPr="00F960C0">
        <w:t xml:space="preserve">, R., </w:t>
      </w:r>
      <w:proofErr w:type="spellStart"/>
      <w:r w:rsidRPr="00F960C0">
        <w:t>Dufek</w:t>
      </w:r>
      <w:proofErr w:type="spellEnd"/>
      <w:r w:rsidRPr="00F960C0">
        <w:t xml:space="preserve">, J., Fry, G., Hicks, C., </w:t>
      </w:r>
      <w:proofErr w:type="spellStart"/>
      <w:r w:rsidRPr="00F960C0">
        <w:t>Hlavac</w:t>
      </w:r>
      <w:proofErr w:type="spellEnd"/>
      <w:r w:rsidRPr="00F960C0">
        <w:t xml:space="preserve">, V., Keller, V., </w:t>
      </w:r>
      <w:proofErr w:type="spellStart"/>
      <w:r w:rsidRPr="00F960C0">
        <w:t>Rosell</w:t>
      </w:r>
      <w:proofErr w:type="spellEnd"/>
      <w:r w:rsidRPr="00F960C0">
        <w:t xml:space="preserve">, C., </w:t>
      </w:r>
      <w:proofErr w:type="spellStart"/>
      <w:r w:rsidRPr="00F960C0">
        <w:t>Sangwine</w:t>
      </w:r>
      <w:proofErr w:type="spellEnd"/>
      <w:r w:rsidRPr="00F960C0">
        <w:t xml:space="preserve">, T., </w:t>
      </w:r>
      <w:proofErr w:type="spellStart"/>
      <w:r w:rsidRPr="00F960C0">
        <w:t>Torslov</w:t>
      </w:r>
      <w:proofErr w:type="spellEnd"/>
      <w:r w:rsidRPr="00F960C0">
        <w:t xml:space="preserve">, N., &amp; </w:t>
      </w:r>
      <w:proofErr w:type="spellStart"/>
      <w:r w:rsidRPr="00F960C0">
        <w:t>Wandall</w:t>
      </w:r>
      <w:proofErr w:type="spellEnd"/>
      <w:r w:rsidRPr="00F960C0">
        <w:t xml:space="preserve">, B. le M. (2003). </w:t>
      </w:r>
      <w:r w:rsidRPr="00F960C0">
        <w:rPr>
          <w:i/>
        </w:rPr>
        <w:t>COST 341 Habitat Fragmentation due to Transportation Infrastructure. Wildlife and Traffic: A European Handbook for Identifying Conflicts and Designing Solutions</w:t>
      </w:r>
      <w:r w:rsidRPr="00F960C0">
        <w:t xml:space="preserve"> (p. 172). European Co-operation in the Field of Scientific and Technical Research.</w:t>
      </w:r>
    </w:p>
    <w:p w14:paraId="00000115" w14:textId="77777777" w:rsidR="00760A7C" w:rsidRPr="00F960C0" w:rsidRDefault="00454794">
      <w:pPr>
        <w:spacing w:line="480" w:lineRule="auto"/>
        <w:ind w:hanging="480"/>
      </w:pPr>
      <w:proofErr w:type="spellStart"/>
      <w:r w:rsidRPr="00F960C0">
        <w:t>Kusak</w:t>
      </w:r>
      <w:proofErr w:type="spellEnd"/>
      <w:r w:rsidRPr="00F960C0">
        <w:t xml:space="preserve">, J., Huber, D., &amp; </w:t>
      </w:r>
      <w:proofErr w:type="spellStart"/>
      <w:r w:rsidRPr="00F960C0">
        <w:t>Frkovic</w:t>
      </w:r>
      <w:proofErr w:type="spellEnd"/>
      <w:r w:rsidRPr="00F960C0">
        <w:t xml:space="preserve">, A. (2000). The effects of traffic on large carnivore populations in Croatia. </w:t>
      </w:r>
      <w:r w:rsidRPr="00F960C0">
        <w:rPr>
          <w:i/>
        </w:rPr>
        <w:t>Biosphere Conservation</w:t>
      </w:r>
      <w:r w:rsidRPr="00F960C0">
        <w:t xml:space="preserve">, </w:t>
      </w:r>
      <w:r w:rsidRPr="00F960C0">
        <w:rPr>
          <w:i/>
        </w:rPr>
        <w:t>3</w:t>
      </w:r>
      <w:r w:rsidRPr="00F960C0">
        <w:t>(1), 35–39.</w:t>
      </w:r>
    </w:p>
    <w:p w14:paraId="00000116" w14:textId="77777777" w:rsidR="00760A7C" w:rsidRPr="00F960C0" w:rsidRDefault="00454794">
      <w:pPr>
        <w:spacing w:line="480" w:lineRule="auto"/>
        <w:ind w:hanging="480"/>
      </w:pPr>
      <w:proofErr w:type="spellStart"/>
      <w:r w:rsidRPr="00F960C0">
        <w:t>Kusak</w:t>
      </w:r>
      <w:proofErr w:type="spellEnd"/>
      <w:r w:rsidRPr="00F960C0">
        <w:t xml:space="preserve">, J., Huber, D., </w:t>
      </w:r>
      <w:proofErr w:type="spellStart"/>
      <w:r w:rsidRPr="00F960C0">
        <w:t>Gomerčić</w:t>
      </w:r>
      <w:proofErr w:type="spellEnd"/>
      <w:r w:rsidRPr="00F960C0">
        <w:t xml:space="preserve">, T., </w:t>
      </w:r>
      <w:proofErr w:type="spellStart"/>
      <w:r w:rsidRPr="00F960C0">
        <w:t>Schwaderer</w:t>
      </w:r>
      <w:proofErr w:type="spellEnd"/>
      <w:r w:rsidRPr="00F960C0">
        <w:t xml:space="preserve">, G., &amp; </w:t>
      </w:r>
      <w:proofErr w:type="spellStart"/>
      <w:r w:rsidRPr="00F960C0">
        <w:t>Gužvica</w:t>
      </w:r>
      <w:proofErr w:type="spellEnd"/>
      <w:r w:rsidRPr="00F960C0">
        <w:t xml:space="preserve">, G. (2009). The permeability of highway in Gorski </w:t>
      </w:r>
      <w:proofErr w:type="spellStart"/>
      <w:r w:rsidRPr="00F960C0">
        <w:t>kotar</w:t>
      </w:r>
      <w:proofErr w:type="spellEnd"/>
      <w:r w:rsidRPr="00F960C0">
        <w:t xml:space="preserve"> (Croatia) for large mammals. </w:t>
      </w:r>
      <w:r w:rsidRPr="00F960C0">
        <w:rPr>
          <w:i/>
        </w:rPr>
        <w:t>European Journal of Wildlife Research</w:t>
      </w:r>
      <w:r w:rsidRPr="00F960C0">
        <w:t xml:space="preserve">, </w:t>
      </w:r>
      <w:r w:rsidRPr="00F960C0">
        <w:rPr>
          <w:i/>
        </w:rPr>
        <w:t>55</w:t>
      </w:r>
      <w:r w:rsidRPr="00F960C0">
        <w:t xml:space="preserve">(1), 7–21. </w:t>
      </w:r>
      <w:r w:rsidR="00000000">
        <w:fldChar w:fldCharType="begin"/>
      </w:r>
      <w:r w:rsidR="00000000">
        <w:instrText>HYPERLINK "https://doi.org/10.1007/s10344-008-0208-5" \h</w:instrText>
      </w:r>
      <w:r w:rsidR="00000000">
        <w:fldChar w:fldCharType="separate"/>
      </w:r>
      <w:r w:rsidRPr="00F960C0">
        <w:rPr>
          <w:color w:val="0563C1"/>
          <w:u w:val="single"/>
        </w:rPr>
        <w:t>https://doi.org/10.1007/s10344-008-0208-5</w:t>
      </w:r>
      <w:r w:rsidR="00000000">
        <w:rPr>
          <w:color w:val="0563C1"/>
          <w:u w:val="single"/>
        </w:rPr>
        <w:fldChar w:fldCharType="end"/>
      </w:r>
    </w:p>
    <w:p w14:paraId="18C8EBE4" w14:textId="77777777" w:rsidR="004800B2" w:rsidRDefault="00454794" w:rsidP="004800B2">
      <w:pPr>
        <w:spacing w:line="480" w:lineRule="auto"/>
        <w:ind w:hanging="480"/>
      </w:pPr>
      <w:r w:rsidRPr="00F960C0">
        <w:lastRenderedPageBreak/>
        <w:t xml:space="preserve">Mata, C., </w:t>
      </w:r>
      <w:proofErr w:type="spellStart"/>
      <w:r w:rsidRPr="00F960C0">
        <w:t>Hervás</w:t>
      </w:r>
      <w:proofErr w:type="spellEnd"/>
      <w:r w:rsidRPr="00F960C0">
        <w:t xml:space="preserve">, I., </w:t>
      </w:r>
      <w:proofErr w:type="spellStart"/>
      <w:r w:rsidRPr="00F960C0">
        <w:t>Herranz</w:t>
      </w:r>
      <w:proofErr w:type="spellEnd"/>
      <w:r w:rsidRPr="00F960C0">
        <w:t xml:space="preserve">, J., Suárez, F., &amp; Malo, J. E. (2008). Are motorway wildlife passages worth building? Vertebrate use of road-crossing structures on a Spanish motorway. </w:t>
      </w:r>
      <w:r w:rsidRPr="00F960C0">
        <w:rPr>
          <w:i/>
        </w:rPr>
        <w:t>Journal of Environmental Management</w:t>
      </w:r>
      <w:r w:rsidRPr="00F960C0">
        <w:t xml:space="preserve">, </w:t>
      </w:r>
      <w:r w:rsidRPr="00F960C0">
        <w:rPr>
          <w:i/>
        </w:rPr>
        <w:t>88</w:t>
      </w:r>
      <w:r w:rsidRPr="00F960C0">
        <w:t xml:space="preserve">(3), 407–415. </w:t>
      </w:r>
      <w:r w:rsidR="00000000">
        <w:fldChar w:fldCharType="begin"/>
      </w:r>
      <w:r w:rsidR="00000000">
        <w:instrText>HYPERLINK "https://doi.org/10.1016/j.jenvman.2007.03.014" \h</w:instrText>
      </w:r>
      <w:r w:rsidR="00000000">
        <w:fldChar w:fldCharType="separate"/>
      </w:r>
      <w:r w:rsidRPr="00F960C0">
        <w:rPr>
          <w:color w:val="0563C1"/>
          <w:u w:val="single"/>
        </w:rPr>
        <w:t>https://doi.org/10.1016/j.jenvman.2007.03.014</w:t>
      </w:r>
      <w:r w:rsidR="00000000">
        <w:rPr>
          <w:color w:val="0563C1"/>
          <w:u w:val="single"/>
        </w:rPr>
        <w:fldChar w:fldCharType="end"/>
      </w:r>
    </w:p>
    <w:p w14:paraId="3DC35666" w14:textId="7EDA53AC" w:rsidR="004800B2" w:rsidRPr="004800B2" w:rsidRDefault="004800B2" w:rsidP="004800B2">
      <w:pPr>
        <w:spacing w:line="480" w:lineRule="auto"/>
        <w:ind w:hanging="480"/>
      </w:pPr>
      <w:r>
        <w:rPr>
          <w:color w:val="000000"/>
        </w:rPr>
        <w:t xml:space="preserve">McGuire, T., and J. </w:t>
      </w:r>
      <w:proofErr w:type="spellStart"/>
      <w:r>
        <w:rPr>
          <w:color w:val="000000"/>
        </w:rPr>
        <w:t>Morrall</w:t>
      </w:r>
      <w:proofErr w:type="spellEnd"/>
      <w:r>
        <w:rPr>
          <w:color w:val="000000"/>
        </w:rPr>
        <w:t>. 2000. Strategic highway improvements to minimize environmental impacts within the Canadian Rocky Mountain national parks. Canadian Journal of Civil Engineering 27:523–532.</w:t>
      </w:r>
    </w:p>
    <w:p w14:paraId="00000119" w14:textId="77777777" w:rsidR="00760A7C" w:rsidRPr="00F960C0" w:rsidRDefault="00454794">
      <w:pPr>
        <w:spacing w:line="480" w:lineRule="auto"/>
        <w:ind w:hanging="480"/>
      </w:pPr>
      <w:r w:rsidRPr="00F960C0">
        <w:t xml:space="preserve">McKinney, T., &amp; Smith, T. (2007). </w:t>
      </w:r>
      <w:r w:rsidRPr="004800B2">
        <w:t>US93 Bighorn Sheep Study: Distribution and Trans-Highway Movements of Desert Bighorn Sheep in Northwestern Arizona</w:t>
      </w:r>
      <w:r w:rsidRPr="00F960C0">
        <w:t xml:space="preserve"> (Final Report FHWA-AZ-07-576; p. 66). Arizona Department of Transportation.</w:t>
      </w:r>
    </w:p>
    <w:p w14:paraId="0000011A" w14:textId="77777777" w:rsidR="00760A7C" w:rsidRPr="00F960C0" w:rsidRDefault="00454794">
      <w:pPr>
        <w:spacing w:line="480" w:lineRule="auto"/>
        <w:ind w:hanging="480"/>
      </w:pPr>
      <w:r w:rsidRPr="00F960C0">
        <w:t xml:space="preserve">Pimm, S. L., </w:t>
      </w:r>
      <w:proofErr w:type="spellStart"/>
      <w:r w:rsidRPr="00F960C0">
        <w:t>Willigan</w:t>
      </w:r>
      <w:proofErr w:type="spellEnd"/>
      <w:r w:rsidRPr="00F960C0">
        <w:t xml:space="preserve">, E., </w:t>
      </w:r>
      <w:proofErr w:type="spellStart"/>
      <w:r w:rsidRPr="00F960C0">
        <w:t>Kolarova</w:t>
      </w:r>
      <w:proofErr w:type="spellEnd"/>
      <w:r w:rsidRPr="00F960C0">
        <w:t xml:space="preserve">, A., &amp; Huang, R. (2021). Reconnecting nature. </w:t>
      </w:r>
      <w:r w:rsidRPr="00F960C0">
        <w:rPr>
          <w:i/>
        </w:rPr>
        <w:t>Current Biology</w:t>
      </w:r>
      <w:r w:rsidRPr="00F960C0">
        <w:t xml:space="preserve">, </w:t>
      </w:r>
      <w:r w:rsidRPr="00F960C0">
        <w:rPr>
          <w:i/>
        </w:rPr>
        <w:t>31</w:t>
      </w:r>
      <w:r w:rsidRPr="00F960C0">
        <w:t xml:space="preserve">(19), R1159–R1164. </w:t>
      </w:r>
      <w:r w:rsidR="00000000">
        <w:fldChar w:fldCharType="begin"/>
      </w:r>
      <w:r w:rsidR="00000000">
        <w:instrText>HYPERLINK "https://doi.org/10.1016/j.cub.2021.07.040" \h</w:instrText>
      </w:r>
      <w:r w:rsidR="00000000">
        <w:fldChar w:fldCharType="separate"/>
      </w:r>
      <w:r w:rsidRPr="00F960C0">
        <w:rPr>
          <w:color w:val="0563C1"/>
          <w:u w:val="single"/>
        </w:rPr>
        <w:t>https://doi.org/10.1016/j.cub.2021.07.040</w:t>
      </w:r>
      <w:r w:rsidR="00000000">
        <w:rPr>
          <w:color w:val="0563C1"/>
          <w:u w:val="single"/>
        </w:rPr>
        <w:fldChar w:fldCharType="end"/>
      </w:r>
    </w:p>
    <w:p w14:paraId="0000011B" w14:textId="28F51FE1" w:rsidR="00760A7C" w:rsidRPr="00F960C0" w:rsidRDefault="00454794">
      <w:pPr>
        <w:spacing w:line="480" w:lineRule="auto"/>
        <w:ind w:hanging="480"/>
      </w:pPr>
      <w:r w:rsidRPr="00F960C0">
        <w:t xml:space="preserve">Riley, S. P. D., </w:t>
      </w:r>
      <w:proofErr w:type="spellStart"/>
      <w:r w:rsidRPr="00F960C0">
        <w:t>Pollinger</w:t>
      </w:r>
      <w:proofErr w:type="spellEnd"/>
      <w:r w:rsidRPr="00F960C0">
        <w:t xml:space="preserve">, J. P., </w:t>
      </w:r>
      <w:proofErr w:type="spellStart"/>
      <w:r w:rsidRPr="00F960C0">
        <w:t>Sauvajot</w:t>
      </w:r>
      <w:proofErr w:type="spellEnd"/>
      <w:r w:rsidRPr="00F960C0">
        <w:t xml:space="preserve">, R. M., York, E. C., Bromley, C., Fuller, T. K., &amp; Wayne, R. K. (2006). A southern California freeway is a physical and social barrier to gene flow in carnivores: </w:t>
      </w:r>
      <w:r w:rsidR="004800B2">
        <w:t>Physical and Social Barrier to Gene Flow</w:t>
      </w:r>
      <w:r w:rsidRPr="00F960C0">
        <w:t xml:space="preserve">. </w:t>
      </w:r>
      <w:r w:rsidRPr="00F960C0">
        <w:rPr>
          <w:i/>
        </w:rPr>
        <w:t>Molecular Ecology</w:t>
      </w:r>
      <w:r w:rsidRPr="00F960C0">
        <w:t xml:space="preserve">, </w:t>
      </w:r>
      <w:r w:rsidRPr="00F960C0">
        <w:rPr>
          <w:i/>
        </w:rPr>
        <w:t>15</w:t>
      </w:r>
      <w:r w:rsidRPr="00F960C0">
        <w:t xml:space="preserve">(7), 1733–1741. </w:t>
      </w:r>
      <w:r w:rsidR="00000000">
        <w:fldChar w:fldCharType="begin"/>
      </w:r>
      <w:r w:rsidR="00000000">
        <w:instrText>HYPERLINK "https://doi.org/10.1111/j.1365-294X.2006.02907.x" \h</w:instrText>
      </w:r>
      <w:r w:rsidR="00000000">
        <w:fldChar w:fldCharType="separate"/>
      </w:r>
      <w:r w:rsidRPr="00F960C0">
        <w:rPr>
          <w:color w:val="0563C1"/>
          <w:u w:val="single"/>
        </w:rPr>
        <w:t>https://doi.org/10.1111/j.1365-294X.2006.02907.x</w:t>
      </w:r>
      <w:r w:rsidR="00000000">
        <w:rPr>
          <w:color w:val="0563C1"/>
          <w:u w:val="single"/>
        </w:rPr>
        <w:fldChar w:fldCharType="end"/>
      </w:r>
    </w:p>
    <w:p w14:paraId="0000011C" w14:textId="77777777" w:rsidR="00760A7C" w:rsidRPr="00F960C0" w:rsidRDefault="00454794">
      <w:pPr>
        <w:spacing w:line="480" w:lineRule="auto"/>
        <w:ind w:hanging="480"/>
      </w:pPr>
      <w:proofErr w:type="spellStart"/>
      <w:r w:rsidRPr="00F960C0">
        <w:t>Rytwinski</w:t>
      </w:r>
      <w:proofErr w:type="spellEnd"/>
      <w:r w:rsidRPr="00F960C0">
        <w:t xml:space="preserve">, T., Soanes, K., Jaeger, J. A. G., </w:t>
      </w:r>
      <w:proofErr w:type="spellStart"/>
      <w:r w:rsidRPr="00F960C0">
        <w:t>Fahrig</w:t>
      </w:r>
      <w:proofErr w:type="spellEnd"/>
      <w:r w:rsidRPr="00F960C0">
        <w:t xml:space="preserve">, L., Findlay, C. S., </w:t>
      </w:r>
      <w:proofErr w:type="spellStart"/>
      <w:r w:rsidRPr="00F960C0">
        <w:t>Houlahan</w:t>
      </w:r>
      <w:proofErr w:type="spellEnd"/>
      <w:r w:rsidRPr="00F960C0">
        <w:t xml:space="preserve">, J., van der </w:t>
      </w:r>
      <w:proofErr w:type="spellStart"/>
      <w:r w:rsidRPr="00F960C0">
        <w:t>Ree</w:t>
      </w:r>
      <w:proofErr w:type="spellEnd"/>
      <w:r w:rsidRPr="00F960C0">
        <w:t xml:space="preserve">, R., &amp; van der Grift, E. A. (2016). How Effective Is Road Mitigation at Reducing Road-Kill? A Meta-Analysis. </w:t>
      </w:r>
      <w:r w:rsidRPr="00F960C0">
        <w:rPr>
          <w:i/>
        </w:rPr>
        <w:t>PLOS ONE</w:t>
      </w:r>
      <w:r w:rsidRPr="00F960C0">
        <w:t xml:space="preserve">, </w:t>
      </w:r>
      <w:r w:rsidRPr="00F960C0">
        <w:rPr>
          <w:i/>
        </w:rPr>
        <w:t>11</w:t>
      </w:r>
      <w:r w:rsidRPr="00F960C0">
        <w:t xml:space="preserve">(11), e0166941. </w:t>
      </w:r>
      <w:r w:rsidR="00000000">
        <w:fldChar w:fldCharType="begin"/>
      </w:r>
      <w:r w:rsidR="00000000">
        <w:instrText>HYPERLINK "https://doi.org/10.1371/journal.pone.0166941" \h</w:instrText>
      </w:r>
      <w:r w:rsidR="00000000">
        <w:fldChar w:fldCharType="separate"/>
      </w:r>
      <w:r w:rsidRPr="00F960C0">
        <w:rPr>
          <w:color w:val="0563C1"/>
          <w:u w:val="single"/>
        </w:rPr>
        <w:t>https://doi.org/10.1371/journal.pone.0166941</w:t>
      </w:r>
      <w:r w:rsidR="00000000">
        <w:rPr>
          <w:color w:val="0563C1"/>
          <w:u w:val="single"/>
        </w:rPr>
        <w:fldChar w:fldCharType="end"/>
      </w:r>
    </w:p>
    <w:p w14:paraId="0000011D" w14:textId="77777777" w:rsidR="00760A7C" w:rsidRPr="00F960C0" w:rsidRDefault="00454794">
      <w:pPr>
        <w:spacing w:line="480" w:lineRule="auto"/>
        <w:ind w:hanging="480"/>
      </w:pPr>
      <w:proofErr w:type="spellStart"/>
      <w:r w:rsidRPr="00F960C0">
        <w:t>Rytwinski</w:t>
      </w:r>
      <w:proofErr w:type="spellEnd"/>
      <w:r w:rsidRPr="00F960C0">
        <w:t xml:space="preserve">, T., van der </w:t>
      </w:r>
      <w:proofErr w:type="spellStart"/>
      <w:r w:rsidRPr="00F960C0">
        <w:t>Ree</w:t>
      </w:r>
      <w:proofErr w:type="spellEnd"/>
      <w:r w:rsidRPr="00F960C0">
        <w:t xml:space="preserve">, R., Cunnington, G. M., </w:t>
      </w:r>
      <w:proofErr w:type="spellStart"/>
      <w:r w:rsidRPr="00F960C0">
        <w:t>Fahrig</w:t>
      </w:r>
      <w:proofErr w:type="spellEnd"/>
      <w:r w:rsidRPr="00F960C0">
        <w:t xml:space="preserve">, L., Findlay, C. S., </w:t>
      </w:r>
      <w:proofErr w:type="spellStart"/>
      <w:r w:rsidRPr="00F960C0">
        <w:t>Houlahan</w:t>
      </w:r>
      <w:proofErr w:type="spellEnd"/>
      <w:r w:rsidRPr="00F960C0">
        <w:t xml:space="preserve">, J., Jaeger, J. A. G., Soanes, K., &amp; van der Grift, E. A. (2015). Experimental study designs to improve the evaluation of road mitigation measures for wildlife. </w:t>
      </w:r>
      <w:r w:rsidRPr="00F960C0">
        <w:rPr>
          <w:i/>
        </w:rPr>
        <w:t>Journal of Environmental Management</w:t>
      </w:r>
      <w:r w:rsidRPr="00F960C0">
        <w:t xml:space="preserve">, </w:t>
      </w:r>
      <w:r w:rsidRPr="00F960C0">
        <w:rPr>
          <w:i/>
        </w:rPr>
        <w:t>154</w:t>
      </w:r>
      <w:r w:rsidRPr="00F960C0">
        <w:t xml:space="preserve">, 48–64. </w:t>
      </w:r>
      <w:r w:rsidR="00000000">
        <w:fldChar w:fldCharType="begin"/>
      </w:r>
      <w:r w:rsidR="00000000">
        <w:instrText>HYPERLINK "https://doi.org/10.1016/j.jenvman.2015.01.048" \h</w:instrText>
      </w:r>
      <w:r w:rsidR="00000000">
        <w:fldChar w:fldCharType="separate"/>
      </w:r>
      <w:r w:rsidRPr="00F960C0">
        <w:rPr>
          <w:color w:val="0563C1"/>
          <w:u w:val="single"/>
        </w:rPr>
        <w:t>https://doi.org/10.1016/j.jenvman.2015.01.048</w:t>
      </w:r>
      <w:r w:rsidR="00000000">
        <w:rPr>
          <w:color w:val="0563C1"/>
          <w:u w:val="single"/>
        </w:rPr>
        <w:fldChar w:fldCharType="end"/>
      </w:r>
    </w:p>
    <w:p w14:paraId="0000011E" w14:textId="77777777" w:rsidR="00760A7C" w:rsidRPr="00F960C0" w:rsidRDefault="00454794">
      <w:pPr>
        <w:spacing w:line="480" w:lineRule="auto"/>
        <w:ind w:hanging="480"/>
      </w:pPr>
      <w:proofErr w:type="spellStart"/>
      <w:r w:rsidRPr="00F960C0">
        <w:lastRenderedPageBreak/>
        <w:t>Sawaya</w:t>
      </w:r>
      <w:proofErr w:type="spellEnd"/>
      <w:r w:rsidRPr="00F960C0">
        <w:t xml:space="preserve">, M. A., Clevenger, A. P., &amp; Kalinowski, S. T. (2013). Demographic Connectivity for Ursid Populations at Wildlife Crossing Structures in Banff National Park: Wildlife Crossing Structures. </w:t>
      </w:r>
      <w:r w:rsidRPr="00F960C0">
        <w:rPr>
          <w:i/>
        </w:rPr>
        <w:t>Conservation Biology</w:t>
      </w:r>
      <w:r w:rsidRPr="00F960C0">
        <w:t xml:space="preserve">, </w:t>
      </w:r>
      <w:r w:rsidRPr="00F960C0">
        <w:rPr>
          <w:i/>
        </w:rPr>
        <w:t>27</w:t>
      </w:r>
      <w:r w:rsidRPr="00F960C0">
        <w:t xml:space="preserve">(4), 721–730. </w:t>
      </w:r>
      <w:r w:rsidR="00000000">
        <w:fldChar w:fldCharType="begin"/>
      </w:r>
      <w:r w:rsidR="00000000">
        <w:instrText>HYPERLINK "https://doi.org/10.1111/cobi.12075" \h</w:instrText>
      </w:r>
      <w:r w:rsidR="00000000">
        <w:fldChar w:fldCharType="separate"/>
      </w:r>
      <w:r w:rsidRPr="00F960C0">
        <w:rPr>
          <w:color w:val="0563C1"/>
          <w:u w:val="single"/>
        </w:rPr>
        <w:t>https://doi.org/10.1111/cobi.12075</w:t>
      </w:r>
      <w:r w:rsidR="00000000">
        <w:rPr>
          <w:color w:val="0563C1"/>
          <w:u w:val="single"/>
        </w:rPr>
        <w:fldChar w:fldCharType="end"/>
      </w:r>
    </w:p>
    <w:p w14:paraId="0000011F" w14:textId="77777777" w:rsidR="00760A7C" w:rsidRPr="00F960C0" w:rsidRDefault="00454794">
      <w:pPr>
        <w:spacing w:line="480" w:lineRule="auto"/>
        <w:ind w:hanging="480"/>
      </w:pPr>
      <w:proofErr w:type="spellStart"/>
      <w:r w:rsidRPr="00F960C0">
        <w:t>Sawaya</w:t>
      </w:r>
      <w:proofErr w:type="spellEnd"/>
      <w:r w:rsidRPr="00F960C0">
        <w:t xml:space="preserve">, M. A., Clevenger, A. P., &amp; Schwartz, M. K. (2019). Demographic fragmentation of a protected wolverine population bisected by a major transportation corridor. </w:t>
      </w:r>
      <w:r w:rsidRPr="00F960C0">
        <w:rPr>
          <w:i/>
        </w:rPr>
        <w:t>Biological Conservation</w:t>
      </w:r>
      <w:r w:rsidRPr="00F960C0">
        <w:t xml:space="preserve">, </w:t>
      </w:r>
      <w:r w:rsidRPr="00F960C0">
        <w:rPr>
          <w:i/>
        </w:rPr>
        <w:t>236</w:t>
      </w:r>
      <w:r w:rsidRPr="00F960C0">
        <w:t xml:space="preserve">, 616–625. </w:t>
      </w:r>
      <w:r w:rsidR="00000000">
        <w:fldChar w:fldCharType="begin"/>
      </w:r>
      <w:r w:rsidR="00000000">
        <w:instrText>HYPERLINK "https://doi.org/10.1016/j.biocon.2019.06.030" \h</w:instrText>
      </w:r>
      <w:r w:rsidR="00000000">
        <w:fldChar w:fldCharType="separate"/>
      </w:r>
      <w:r w:rsidRPr="00F960C0">
        <w:rPr>
          <w:color w:val="0563C1"/>
          <w:u w:val="single"/>
        </w:rPr>
        <w:t>https://doi.org/10.1016/j.biocon.2019.06.030</w:t>
      </w:r>
      <w:r w:rsidR="00000000">
        <w:rPr>
          <w:color w:val="0563C1"/>
          <w:u w:val="single"/>
        </w:rPr>
        <w:fldChar w:fldCharType="end"/>
      </w:r>
    </w:p>
    <w:p w14:paraId="00000120" w14:textId="77777777" w:rsidR="00760A7C" w:rsidRPr="00F960C0" w:rsidRDefault="00454794">
      <w:pPr>
        <w:spacing w:line="480" w:lineRule="auto"/>
        <w:ind w:hanging="480"/>
      </w:pPr>
      <w:proofErr w:type="spellStart"/>
      <w:r w:rsidRPr="00F960C0">
        <w:t>Sawaya</w:t>
      </w:r>
      <w:proofErr w:type="spellEnd"/>
      <w:r w:rsidRPr="00F960C0">
        <w:t xml:space="preserve">, M. A., Kalinowski, S. T., &amp; Clevenger, A. P. (2014). Genetic connectivity for two bear species at wildlife crossing structures in Banff National Park. </w:t>
      </w:r>
      <w:r w:rsidRPr="00F960C0">
        <w:rPr>
          <w:i/>
        </w:rPr>
        <w:t>Proceedings of the Royal Society B: Biological Sciences</w:t>
      </w:r>
      <w:r w:rsidRPr="00F960C0">
        <w:t xml:space="preserve">, </w:t>
      </w:r>
      <w:r w:rsidRPr="00F960C0">
        <w:rPr>
          <w:i/>
        </w:rPr>
        <w:t>281</w:t>
      </w:r>
      <w:r w:rsidRPr="00F960C0">
        <w:t xml:space="preserve">(1780), 20131705. </w:t>
      </w:r>
      <w:r w:rsidR="00000000">
        <w:fldChar w:fldCharType="begin"/>
      </w:r>
      <w:r w:rsidR="00000000">
        <w:instrText>HYPERLINK "https://doi.org/10.1098/rspb.2013.1705" \h</w:instrText>
      </w:r>
      <w:r w:rsidR="00000000">
        <w:fldChar w:fldCharType="separate"/>
      </w:r>
      <w:r w:rsidRPr="00F960C0">
        <w:rPr>
          <w:color w:val="0563C1"/>
          <w:u w:val="single"/>
        </w:rPr>
        <w:t>https://doi.org/10.1098/rspb.2013.1705</w:t>
      </w:r>
      <w:r w:rsidR="00000000">
        <w:rPr>
          <w:color w:val="0563C1"/>
          <w:u w:val="single"/>
        </w:rPr>
        <w:fldChar w:fldCharType="end"/>
      </w:r>
    </w:p>
    <w:p w14:paraId="00000121" w14:textId="77777777" w:rsidR="00760A7C" w:rsidRPr="00F960C0" w:rsidRDefault="00454794">
      <w:pPr>
        <w:spacing w:line="480" w:lineRule="auto"/>
        <w:ind w:hanging="480"/>
      </w:pPr>
      <w:r w:rsidRPr="00F960C0">
        <w:t xml:space="preserve">Sawyer, H., Rodgers, P. A., &amp; Hart, T. (2016). Pronghorn and mule deer use of underpasses and overpasses along U.S. Highway 191: Overpass and Underpass Use by Pronghorn and Mule Deer. </w:t>
      </w:r>
      <w:r w:rsidRPr="00F960C0">
        <w:rPr>
          <w:i/>
        </w:rPr>
        <w:t>Wildlife Society Bulletin</w:t>
      </w:r>
      <w:r w:rsidRPr="00F960C0">
        <w:t xml:space="preserve">, </w:t>
      </w:r>
      <w:r w:rsidRPr="00F960C0">
        <w:rPr>
          <w:i/>
        </w:rPr>
        <w:t>40</w:t>
      </w:r>
      <w:r w:rsidRPr="00F960C0">
        <w:t xml:space="preserve">(2), 211–216. </w:t>
      </w:r>
      <w:r w:rsidR="00000000">
        <w:fldChar w:fldCharType="begin"/>
      </w:r>
      <w:r w:rsidR="00000000">
        <w:instrText>HYPERLINK "https://doi.org/10.1002/wsb.650" \h</w:instrText>
      </w:r>
      <w:r w:rsidR="00000000">
        <w:fldChar w:fldCharType="separate"/>
      </w:r>
      <w:r w:rsidRPr="00F960C0">
        <w:rPr>
          <w:color w:val="0563C1"/>
          <w:u w:val="single"/>
        </w:rPr>
        <w:t>https://doi.org/10.1002/wsb.650</w:t>
      </w:r>
      <w:r w:rsidR="00000000">
        <w:rPr>
          <w:color w:val="0563C1"/>
          <w:u w:val="single"/>
        </w:rPr>
        <w:fldChar w:fldCharType="end"/>
      </w:r>
    </w:p>
    <w:p w14:paraId="00000122" w14:textId="77777777" w:rsidR="00760A7C" w:rsidRPr="00F960C0" w:rsidRDefault="00454794">
      <w:pPr>
        <w:spacing w:line="480" w:lineRule="auto"/>
        <w:ind w:hanging="480"/>
      </w:pPr>
      <w:proofErr w:type="spellStart"/>
      <w:r w:rsidRPr="00F960C0">
        <w:t>Seo</w:t>
      </w:r>
      <w:proofErr w:type="spellEnd"/>
      <w:r w:rsidRPr="00F960C0">
        <w:t xml:space="preserve">, H., Choi, C., Lee, K., &amp; Woo, D. (2021). Landscape Characteristics Based on Effectiveness of Wildlife Crossing Structures in South Korea. </w:t>
      </w:r>
      <w:r w:rsidRPr="00F960C0">
        <w:rPr>
          <w:i/>
        </w:rPr>
        <w:t>Sustainability</w:t>
      </w:r>
      <w:r w:rsidRPr="00F960C0">
        <w:t xml:space="preserve">, </w:t>
      </w:r>
      <w:r w:rsidRPr="00F960C0">
        <w:rPr>
          <w:i/>
        </w:rPr>
        <w:t>13</w:t>
      </w:r>
      <w:r w:rsidRPr="00F960C0">
        <w:t xml:space="preserve">(2), 675. </w:t>
      </w:r>
      <w:r w:rsidR="00000000">
        <w:fldChar w:fldCharType="begin"/>
      </w:r>
      <w:r w:rsidR="00000000">
        <w:instrText>HYPERLINK "https://doi.org/10.3390/su13020675" \h</w:instrText>
      </w:r>
      <w:r w:rsidR="00000000">
        <w:fldChar w:fldCharType="separate"/>
      </w:r>
      <w:r w:rsidRPr="00F960C0">
        <w:rPr>
          <w:color w:val="0563C1"/>
          <w:u w:val="single"/>
        </w:rPr>
        <w:t>https://doi.org/10.3390/su13020675</w:t>
      </w:r>
      <w:r w:rsidR="00000000">
        <w:rPr>
          <w:color w:val="0563C1"/>
          <w:u w:val="single"/>
        </w:rPr>
        <w:fldChar w:fldCharType="end"/>
      </w:r>
    </w:p>
    <w:p w14:paraId="00000123" w14:textId="350BF4CF" w:rsidR="00760A7C" w:rsidRPr="00F960C0" w:rsidRDefault="00454794">
      <w:pPr>
        <w:spacing w:line="480" w:lineRule="auto"/>
        <w:ind w:hanging="480"/>
      </w:pPr>
      <w:proofErr w:type="spellStart"/>
      <w:r w:rsidRPr="00F960C0">
        <w:t>Sielecki</w:t>
      </w:r>
      <w:proofErr w:type="spellEnd"/>
      <w:r w:rsidRPr="00F960C0">
        <w:t xml:space="preserve">, L. (2007). </w:t>
      </w:r>
      <w:r w:rsidRPr="004800B2">
        <w:t xml:space="preserve">The Evolution of Wildlife Exclusion System on Highways in British Columbia. </w:t>
      </w:r>
      <w:r w:rsidRPr="000548F0">
        <w:rPr>
          <w:i/>
        </w:rPr>
        <w:t>Proceedings of the 2007 International Conference on Ecology and Transportation,</w:t>
      </w:r>
      <w:r w:rsidRPr="00F960C0">
        <w:rPr>
          <w:i/>
        </w:rPr>
        <w:t xml:space="preserve"> edited by C. Leroy Irwin, Debra Nelson, and K.P. McDermott. Raleigh</w:t>
      </w:r>
      <w:r w:rsidRPr="00F960C0">
        <w:t>. NC: Center for Transportation and the Environment.</w:t>
      </w:r>
    </w:p>
    <w:p w14:paraId="00000124" w14:textId="77777777" w:rsidR="00760A7C" w:rsidRPr="00F960C0" w:rsidRDefault="00454794">
      <w:pPr>
        <w:spacing w:line="480" w:lineRule="auto"/>
        <w:ind w:hanging="480"/>
      </w:pPr>
      <w:proofErr w:type="spellStart"/>
      <w:r w:rsidRPr="00F960C0">
        <w:t>Sijtsma</w:t>
      </w:r>
      <w:proofErr w:type="spellEnd"/>
      <w:r w:rsidRPr="00F960C0">
        <w:t xml:space="preserve">, F. J., van der Veen, E., van </w:t>
      </w:r>
      <w:proofErr w:type="spellStart"/>
      <w:r w:rsidRPr="00F960C0">
        <w:t>Hinsberg</w:t>
      </w:r>
      <w:proofErr w:type="spellEnd"/>
      <w:r w:rsidRPr="00F960C0">
        <w:t xml:space="preserve">, A., </w:t>
      </w:r>
      <w:proofErr w:type="spellStart"/>
      <w:r w:rsidRPr="00F960C0">
        <w:t>Pouwels</w:t>
      </w:r>
      <w:proofErr w:type="spellEnd"/>
      <w:r w:rsidRPr="00F960C0">
        <w:t xml:space="preserve">, R., </w:t>
      </w:r>
      <w:proofErr w:type="spellStart"/>
      <w:r w:rsidRPr="00F960C0">
        <w:t>Bekker</w:t>
      </w:r>
      <w:proofErr w:type="spellEnd"/>
      <w:r w:rsidRPr="00F960C0">
        <w:t xml:space="preserve">, R., van Dijk, R. E., </w:t>
      </w:r>
      <w:proofErr w:type="spellStart"/>
      <w:r w:rsidRPr="00F960C0">
        <w:t>Grutters</w:t>
      </w:r>
      <w:proofErr w:type="spellEnd"/>
      <w:r w:rsidRPr="00F960C0">
        <w:t xml:space="preserve">, M., </w:t>
      </w:r>
      <w:proofErr w:type="spellStart"/>
      <w:r w:rsidRPr="00F960C0">
        <w:t>Klaassen</w:t>
      </w:r>
      <w:proofErr w:type="spellEnd"/>
      <w:r w:rsidRPr="00F960C0">
        <w:t xml:space="preserve">, R., </w:t>
      </w:r>
      <w:proofErr w:type="spellStart"/>
      <w:r w:rsidRPr="00F960C0">
        <w:t>Krijn</w:t>
      </w:r>
      <w:proofErr w:type="spellEnd"/>
      <w:r w:rsidRPr="00F960C0">
        <w:t xml:space="preserve">, M., </w:t>
      </w:r>
      <w:proofErr w:type="spellStart"/>
      <w:r w:rsidRPr="00F960C0">
        <w:t>Mouissie</w:t>
      </w:r>
      <w:proofErr w:type="spellEnd"/>
      <w:r w:rsidRPr="00F960C0">
        <w:t xml:space="preserve">, M., &amp; </w:t>
      </w:r>
      <w:proofErr w:type="spellStart"/>
      <w:r w:rsidRPr="00F960C0">
        <w:t>Wymenga</w:t>
      </w:r>
      <w:proofErr w:type="spellEnd"/>
      <w:r w:rsidRPr="00F960C0">
        <w:t xml:space="preserve">, E. (2020). Ecological impact and cost-effectiveness of wildlife crossings in a highly fragmented landscape: A multi-method approach. </w:t>
      </w:r>
      <w:r w:rsidRPr="00F960C0">
        <w:rPr>
          <w:i/>
        </w:rPr>
        <w:t>Landscape Ecology</w:t>
      </w:r>
      <w:r w:rsidRPr="00F960C0">
        <w:t xml:space="preserve">, </w:t>
      </w:r>
      <w:r w:rsidRPr="00F960C0">
        <w:rPr>
          <w:i/>
        </w:rPr>
        <w:t>35</w:t>
      </w:r>
      <w:r w:rsidRPr="00F960C0">
        <w:t xml:space="preserve">(7), 1701–1720. </w:t>
      </w:r>
      <w:r w:rsidR="00000000">
        <w:fldChar w:fldCharType="begin"/>
      </w:r>
      <w:r w:rsidR="00000000">
        <w:instrText>HYPERLINK "https://doi.org/10.1007/s10980-020-01047-z" \h</w:instrText>
      </w:r>
      <w:r w:rsidR="00000000">
        <w:fldChar w:fldCharType="separate"/>
      </w:r>
      <w:r w:rsidRPr="00F960C0">
        <w:rPr>
          <w:color w:val="0563C1"/>
          <w:u w:val="single"/>
        </w:rPr>
        <w:t>https://doi.org/10.1007/s10980-020-01047-z</w:t>
      </w:r>
      <w:r w:rsidR="00000000">
        <w:rPr>
          <w:color w:val="0563C1"/>
          <w:u w:val="single"/>
        </w:rPr>
        <w:fldChar w:fldCharType="end"/>
      </w:r>
    </w:p>
    <w:p w14:paraId="00000125" w14:textId="77777777" w:rsidR="00760A7C" w:rsidRPr="00F960C0" w:rsidRDefault="00454794">
      <w:pPr>
        <w:spacing w:line="480" w:lineRule="auto"/>
        <w:ind w:hanging="480"/>
      </w:pPr>
      <w:r w:rsidRPr="00F960C0">
        <w:lastRenderedPageBreak/>
        <w:t xml:space="preserve">Simpson, N. O., Stewart, K. M., Schroeder, C., Cox, M., Huebner, K., &amp; </w:t>
      </w:r>
      <w:proofErr w:type="spellStart"/>
      <w:r w:rsidRPr="00F960C0">
        <w:t>Wasley</w:t>
      </w:r>
      <w:proofErr w:type="spellEnd"/>
      <w:r w:rsidRPr="00F960C0">
        <w:t xml:space="preserve">, T. (2016). Overpasses and underpasses: Effectiveness of crossing structures for migratory ungulates: Crossing Structures and Migratory Ungulates. </w:t>
      </w:r>
      <w:r w:rsidRPr="00F960C0">
        <w:rPr>
          <w:i/>
        </w:rPr>
        <w:t>The Journal of Wildlife Management</w:t>
      </w:r>
      <w:r w:rsidRPr="00F960C0">
        <w:t xml:space="preserve">, </w:t>
      </w:r>
      <w:r w:rsidRPr="00F960C0">
        <w:rPr>
          <w:i/>
        </w:rPr>
        <w:t>80</w:t>
      </w:r>
      <w:r w:rsidRPr="00F960C0">
        <w:t xml:space="preserve">(8), 1370–1378. </w:t>
      </w:r>
      <w:r w:rsidR="00000000">
        <w:fldChar w:fldCharType="begin"/>
      </w:r>
      <w:r w:rsidR="00000000">
        <w:instrText>HYPERLINK "https://doi.org/10.1002/jwmg.21132" \h</w:instrText>
      </w:r>
      <w:r w:rsidR="00000000">
        <w:fldChar w:fldCharType="separate"/>
      </w:r>
      <w:r w:rsidRPr="00F960C0">
        <w:rPr>
          <w:color w:val="0563C1"/>
          <w:u w:val="single"/>
        </w:rPr>
        <w:t>https://doi.org/10.1002/jwmg.21132</w:t>
      </w:r>
      <w:r w:rsidR="00000000">
        <w:rPr>
          <w:color w:val="0563C1"/>
          <w:u w:val="single"/>
        </w:rPr>
        <w:fldChar w:fldCharType="end"/>
      </w:r>
    </w:p>
    <w:p w14:paraId="00000126" w14:textId="77777777" w:rsidR="00760A7C" w:rsidRPr="00F960C0" w:rsidRDefault="00454794">
      <w:pPr>
        <w:spacing w:line="480" w:lineRule="auto"/>
        <w:ind w:hanging="480"/>
      </w:pPr>
      <w:proofErr w:type="spellStart"/>
      <w:r w:rsidRPr="00F960C0">
        <w:t>Sołowczuk</w:t>
      </w:r>
      <w:proofErr w:type="spellEnd"/>
      <w:r w:rsidRPr="00F960C0">
        <w:t xml:space="preserve">, A. (2020). Effect of Landscape Elements and Structures on the Acoustic Environment on Wildlife Overpasses Located in Rural Areas. </w:t>
      </w:r>
      <w:r w:rsidRPr="00F960C0">
        <w:rPr>
          <w:i/>
        </w:rPr>
        <w:t>Sustainability</w:t>
      </w:r>
      <w:r w:rsidRPr="00F960C0">
        <w:t xml:space="preserve">, </w:t>
      </w:r>
      <w:r w:rsidRPr="00F960C0">
        <w:rPr>
          <w:i/>
        </w:rPr>
        <w:t>12</w:t>
      </w:r>
      <w:r w:rsidRPr="00F960C0">
        <w:t xml:space="preserve">(19), 7866. </w:t>
      </w:r>
      <w:r w:rsidR="00000000">
        <w:fldChar w:fldCharType="begin"/>
      </w:r>
      <w:r w:rsidR="00000000">
        <w:instrText>HYPERLINK "https://doi.org/10.3390/su12197866" \h</w:instrText>
      </w:r>
      <w:r w:rsidR="00000000">
        <w:fldChar w:fldCharType="separate"/>
      </w:r>
      <w:r w:rsidRPr="00F960C0">
        <w:rPr>
          <w:color w:val="0563C1"/>
          <w:u w:val="single"/>
        </w:rPr>
        <w:t>https://doi.org/10.3390/su12197866</w:t>
      </w:r>
      <w:r w:rsidR="00000000">
        <w:rPr>
          <w:color w:val="0563C1"/>
          <w:u w:val="single"/>
        </w:rPr>
        <w:fldChar w:fldCharType="end"/>
      </w:r>
    </w:p>
    <w:p w14:paraId="00000128" w14:textId="77777777" w:rsidR="00760A7C" w:rsidRPr="00F960C0" w:rsidRDefault="00454794">
      <w:pPr>
        <w:spacing w:line="480" w:lineRule="auto"/>
        <w:ind w:hanging="480"/>
      </w:pPr>
      <w:proofErr w:type="spellStart"/>
      <w:r w:rsidRPr="00F960C0">
        <w:t>Trombulak</w:t>
      </w:r>
      <w:proofErr w:type="spellEnd"/>
      <w:r w:rsidRPr="00F960C0">
        <w:t xml:space="preserve">, S. C., &amp; </w:t>
      </w:r>
      <w:proofErr w:type="spellStart"/>
      <w:r w:rsidRPr="00F960C0">
        <w:t>Frissell</w:t>
      </w:r>
      <w:proofErr w:type="spellEnd"/>
      <w:r w:rsidRPr="00F960C0">
        <w:t xml:space="preserve">, C. A. (2000). Review of Ecological Effects of Roads on Terrestrial and Aquatic Communities. </w:t>
      </w:r>
      <w:r w:rsidRPr="00F960C0">
        <w:rPr>
          <w:i/>
        </w:rPr>
        <w:t>Conservation Biology</w:t>
      </w:r>
      <w:r w:rsidRPr="00F960C0">
        <w:t xml:space="preserve">, </w:t>
      </w:r>
      <w:r w:rsidRPr="00F960C0">
        <w:rPr>
          <w:i/>
        </w:rPr>
        <w:t>14</w:t>
      </w:r>
      <w:r w:rsidRPr="00F960C0">
        <w:t xml:space="preserve">(1), 18–30. </w:t>
      </w:r>
      <w:r w:rsidR="00000000">
        <w:fldChar w:fldCharType="begin"/>
      </w:r>
      <w:r w:rsidR="00000000">
        <w:instrText>HYPERLINK "https://doi.org/10.1046/j.1523-1739.2000.99084.x" \h</w:instrText>
      </w:r>
      <w:r w:rsidR="00000000">
        <w:fldChar w:fldCharType="separate"/>
      </w:r>
      <w:r w:rsidRPr="00F960C0">
        <w:rPr>
          <w:color w:val="0563C1"/>
          <w:u w:val="single"/>
        </w:rPr>
        <w:t>https://doi.org/10.1046/j.1523-1739.2000.99084.x</w:t>
      </w:r>
      <w:r w:rsidR="00000000">
        <w:rPr>
          <w:color w:val="0563C1"/>
          <w:u w:val="single"/>
        </w:rPr>
        <w:fldChar w:fldCharType="end"/>
      </w:r>
    </w:p>
    <w:p w14:paraId="00000129" w14:textId="77777777" w:rsidR="00760A7C" w:rsidRPr="00F960C0" w:rsidRDefault="00454794">
      <w:pPr>
        <w:spacing w:line="480" w:lineRule="auto"/>
        <w:ind w:hanging="480"/>
      </w:pPr>
      <w:r w:rsidRPr="00F960C0">
        <w:t xml:space="preserve">van der Grift, E. A., van der </w:t>
      </w:r>
      <w:proofErr w:type="spellStart"/>
      <w:r w:rsidRPr="00F960C0">
        <w:t>Ree</w:t>
      </w:r>
      <w:proofErr w:type="spellEnd"/>
      <w:r w:rsidRPr="00F960C0">
        <w:t xml:space="preserve">, R., </w:t>
      </w:r>
      <w:proofErr w:type="spellStart"/>
      <w:r w:rsidRPr="00F960C0">
        <w:t>Fahrig</w:t>
      </w:r>
      <w:proofErr w:type="spellEnd"/>
      <w:r w:rsidRPr="00F960C0">
        <w:t xml:space="preserve">, L., Findlay, S., </w:t>
      </w:r>
      <w:proofErr w:type="spellStart"/>
      <w:r w:rsidRPr="00F960C0">
        <w:t>Houlahan</w:t>
      </w:r>
      <w:proofErr w:type="spellEnd"/>
      <w:r w:rsidRPr="00F960C0">
        <w:t xml:space="preserve">, J., Jaeger, J. A. G., </w:t>
      </w:r>
      <w:proofErr w:type="spellStart"/>
      <w:r w:rsidRPr="00F960C0">
        <w:t>Klar</w:t>
      </w:r>
      <w:proofErr w:type="spellEnd"/>
      <w:r w:rsidRPr="00F960C0">
        <w:t xml:space="preserve">, N., </w:t>
      </w:r>
      <w:proofErr w:type="spellStart"/>
      <w:r w:rsidRPr="00F960C0">
        <w:t>Madriñan</w:t>
      </w:r>
      <w:proofErr w:type="spellEnd"/>
      <w:r w:rsidRPr="00F960C0">
        <w:t xml:space="preserve">, L. F., &amp; Olson, L. (2013). Evaluating the effectiveness of road mitigation measures. </w:t>
      </w:r>
      <w:r w:rsidRPr="00F960C0">
        <w:rPr>
          <w:i/>
        </w:rPr>
        <w:t>Biodiversity and Conservation</w:t>
      </w:r>
      <w:r w:rsidRPr="00F960C0">
        <w:t xml:space="preserve">, </w:t>
      </w:r>
      <w:r w:rsidRPr="00F960C0">
        <w:rPr>
          <w:i/>
        </w:rPr>
        <w:t>22</w:t>
      </w:r>
      <w:r w:rsidRPr="00F960C0">
        <w:t xml:space="preserve">(2), 425–448. </w:t>
      </w:r>
      <w:r w:rsidR="00000000">
        <w:fldChar w:fldCharType="begin"/>
      </w:r>
      <w:r w:rsidR="00000000">
        <w:instrText>HYPERLINK "https://doi.org/10.1007/s10531-012-0421-0" \h</w:instrText>
      </w:r>
      <w:r w:rsidR="00000000">
        <w:fldChar w:fldCharType="separate"/>
      </w:r>
      <w:r w:rsidRPr="00F960C0">
        <w:rPr>
          <w:color w:val="0563C1"/>
          <w:u w:val="single"/>
        </w:rPr>
        <w:t>https://doi.org/10.1007/s10531-012-0421-0</w:t>
      </w:r>
      <w:r w:rsidR="00000000">
        <w:rPr>
          <w:color w:val="0563C1"/>
          <w:u w:val="single"/>
        </w:rPr>
        <w:fldChar w:fldCharType="end"/>
      </w:r>
    </w:p>
    <w:p w14:paraId="6C98A154" w14:textId="77777777" w:rsidR="006B4FE3" w:rsidRDefault="00454794" w:rsidP="006B4FE3">
      <w:pPr>
        <w:spacing w:line="480" w:lineRule="auto"/>
        <w:ind w:hanging="480"/>
      </w:pPr>
      <w:r w:rsidRPr="00F960C0">
        <w:t xml:space="preserve">van der </w:t>
      </w:r>
      <w:proofErr w:type="spellStart"/>
      <w:r w:rsidRPr="00F960C0">
        <w:t>Ree</w:t>
      </w:r>
      <w:proofErr w:type="spellEnd"/>
      <w:r w:rsidRPr="00F960C0">
        <w:t xml:space="preserve">, R., Heinze, D., McCarthy, M., &amp; </w:t>
      </w:r>
      <w:proofErr w:type="spellStart"/>
      <w:r w:rsidRPr="00F960C0">
        <w:t>Mansergh</w:t>
      </w:r>
      <w:proofErr w:type="spellEnd"/>
      <w:r w:rsidRPr="00F960C0">
        <w:t xml:space="preserve">, I. (2009). Wildlife Tunnel Enhances Population Viability. </w:t>
      </w:r>
      <w:r w:rsidRPr="00F960C0">
        <w:rPr>
          <w:i/>
        </w:rPr>
        <w:t>Ecology and Society</w:t>
      </w:r>
      <w:r w:rsidRPr="00F960C0">
        <w:t xml:space="preserve">, </w:t>
      </w:r>
      <w:r w:rsidRPr="00F960C0">
        <w:rPr>
          <w:i/>
        </w:rPr>
        <w:t>14</w:t>
      </w:r>
      <w:r w:rsidRPr="00F960C0">
        <w:t xml:space="preserve">(2), art7. </w:t>
      </w:r>
      <w:r w:rsidR="00000000">
        <w:fldChar w:fldCharType="begin"/>
      </w:r>
      <w:r w:rsidR="00000000">
        <w:instrText>HYPERLINK "https://doi.org/10.5751/ES-02957-140207" \h</w:instrText>
      </w:r>
      <w:r w:rsidR="00000000">
        <w:fldChar w:fldCharType="separate"/>
      </w:r>
      <w:r w:rsidRPr="00F960C0">
        <w:rPr>
          <w:color w:val="0563C1"/>
          <w:u w:val="single"/>
        </w:rPr>
        <w:t>https://doi.org/10.5751/ES-02957-140207</w:t>
      </w:r>
      <w:r w:rsidR="00000000">
        <w:rPr>
          <w:color w:val="0563C1"/>
          <w:u w:val="single"/>
        </w:rPr>
        <w:fldChar w:fldCharType="end"/>
      </w:r>
    </w:p>
    <w:p w14:paraId="0000012C" w14:textId="65AB25B0" w:rsidR="00760A7C" w:rsidRPr="00F960C0" w:rsidRDefault="006B4FE3" w:rsidP="006B4FE3">
      <w:pPr>
        <w:spacing w:line="480" w:lineRule="auto"/>
        <w:ind w:hanging="480"/>
      </w:pPr>
      <w:r w:rsidRPr="006B4FE3">
        <w:t xml:space="preserve">van der </w:t>
      </w:r>
      <w:proofErr w:type="spellStart"/>
      <w:r w:rsidRPr="006B4FE3">
        <w:t>Ree</w:t>
      </w:r>
      <w:proofErr w:type="spellEnd"/>
      <w:r w:rsidRPr="006B4FE3">
        <w:t xml:space="preserve">, Rodney &amp; van der Grift, Edgar &amp; </w:t>
      </w:r>
      <w:proofErr w:type="spellStart"/>
      <w:r w:rsidRPr="006B4FE3">
        <w:t>Gulle</w:t>
      </w:r>
      <w:proofErr w:type="spellEnd"/>
      <w:r w:rsidRPr="006B4FE3">
        <w:t xml:space="preserve">, Nadine &amp; Holland, Kelly &amp; Mata Estacio, Cristina &amp; Suarez, Francisco. (2007). Overcoming the barrier effect of roads - How effective are mitigation strategies? An international review of the effectiveness of underpasses and overpasses designed to increase the permeability of roads for wildlife. </w:t>
      </w:r>
      <w:r w:rsidR="000548F0" w:rsidRPr="000548F0">
        <w:rPr>
          <w:i/>
        </w:rPr>
        <w:t xml:space="preserve">Proceedings in the </w:t>
      </w:r>
      <w:r w:rsidRPr="000548F0">
        <w:rPr>
          <w:i/>
        </w:rPr>
        <w:t>International Conference on Ecology and Transportation.</w:t>
      </w:r>
    </w:p>
    <w:p w14:paraId="0000012D" w14:textId="77777777" w:rsidR="00760A7C" w:rsidRPr="00F960C0" w:rsidRDefault="00454794">
      <w:pPr>
        <w:spacing w:line="480" w:lineRule="auto"/>
        <w:ind w:hanging="480"/>
      </w:pPr>
      <w:r w:rsidRPr="00F960C0">
        <w:t xml:space="preserve">Woo, D., Park, H., </w:t>
      </w:r>
      <w:proofErr w:type="spellStart"/>
      <w:r w:rsidRPr="00F960C0">
        <w:t>Seo</w:t>
      </w:r>
      <w:proofErr w:type="spellEnd"/>
      <w:r w:rsidRPr="00F960C0">
        <w:t xml:space="preserve">, H.-S., Moon, H.-G., Song, E., Lim, A., &amp; Choi, T.-Y. (2018). Assessing Compliance with the Wildlife Crossing Guideline in South Korea. </w:t>
      </w:r>
      <w:r w:rsidRPr="00F960C0">
        <w:rPr>
          <w:i/>
        </w:rPr>
        <w:t>Journal of Forest and Environmental Science</w:t>
      </w:r>
      <w:r w:rsidRPr="00F960C0">
        <w:t xml:space="preserve">, </w:t>
      </w:r>
      <w:r w:rsidRPr="00F960C0">
        <w:rPr>
          <w:i/>
        </w:rPr>
        <w:t>34</w:t>
      </w:r>
      <w:r w:rsidRPr="00F960C0">
        <w:t xml:space="preserve">(2), 176–179. </w:t>
      </w:r>
      <w:r w:rsidR="00000000">
        <w:fldChar w:fldCharType="begin"/>
      </w:r>
      <w:r w:rsidR="00000000">
        <w:instrText>HYPERLINK "https://doi.org/10.7747/JFES.2018.34.2.176" \h</w:instrText>
      </w:r>
      <w:r w:rsidR="00000000">
        <w:fldChar w:fldCharType="separate"/>
      </w:r>
      <w:r w:rsidRPr="00F960C0">
        <w:rPr>
          <w:color w:val="0563C1"/>
          <w:u w:val="single"/>
        </w:rPr>
        <w:t>https://doi.org/10.7747/JFES.2018.34.2.176</w:t>
      </w:r>
      <w:r w:rsidR="00000000">
        <w:rPr>
          <w:color w:val="0563C1"/>
          <w:u w:val="single"/>
        </w:rPr>
        <w:fldChar w:fldCharType="end"/>
      </w:r>
    </w:p>
    <w:p w14:paraId="0000012E" w14:textId="03EAD684" w:rsidR="00760A7C" w:rsidRPr="00F960C0" w:rsidRDefault="00760A7C">
      <w:pPr>
        <w:pBdr>
          <w:top w:val="nil"/>
          <w:left w:val="nil"/>
          <w:bottom w:val="nil"/>
          <w:right w:val="nil"/>
          <w:between w:val="nil"/>
        </w:pBdr>
        <w:spacing w:before="280" w:after="280" w:line="480" w:lineRule="auto"/>
        <w:ind w:left="567" w:hanging="567"/>
        <w:rPr>
          <w:color w:val="000000"/>
        </w:rPr>
      </w:pPr>
    </w:p>
    <w:p w14:paraId="63344976" w14:textId="67F326F4" w:rsidR="007734A9" w:rsidRPr="00F960C0" w:rsidRDefault="007734A9">
      <w:pPr>
        <w:pBdr>
          <w:top w:val="nil"/>
          <w:left w:val="nil"/>
          <w:bottom w:val="nil"/>
          <w:right w:val="nil"/>
          <w:between w:val="nil"/>
        </w:pBdr>
        <w:spacing w:before="280" w:after="280" w:line="480" w:lineRule="auto"/>
        <w:ind w:left="567" w:hanging="567"/>
        <w:rPr>
          <w:color w:val="000000"/>
        </w:rPr>
      </w:pPr>
    </w:p>
    <w:p w14:paraId="762A5ED7" w14:textId="5ED4CD29" w:rsidR="007734A9" w:rsidRDefault="007734A9">
      <w:pPr>
        <w:pBdr>
          <w:top w:val="nil"/>
          <w:left w:val="nil"/>
          <w:bottom w:val="nil"/>
          <w:right w:val="nil"/>
          <w:between w:val="nil"/>
        </w:pBdr>
        <w:spacing w:before="280" w:after="280" w:line="480" w:lineRule="auto"/>
        <w:ind w:left="567" w:hanging="567"/>
        <w:rPr>
          <w:color w:val="000000"/>
        </w:rPr>
      </w:pPr>
    </w:p>
    <w:p w14:paraId="24CF7EA1" w14:textId="4739AD12" w:rsidR="004800B2" w:rsidRDefault="004800B2">
      <w:pPr>
        <w:pBdr>
          <w:top w:val="nil"/>
          <w:left w:val="nil"/>
          <w:bottom w:val="nil"/>
          <w:right w:val="nil"/>
          <w:between w:val="nil"/>
        </w:pBdr>
        <w:spacing w:before="280" w:after="280" w:line="480" w:lineRule="auto"/>
        <w:ind w:left="567" w:hanging="567"/>
        <w:rPr>
          <w:color w:val="000000"/>
        </w:rPr>
      </w:pPr>
    </w:p>
    <w:p w14:paraId="0AB1696E" w14:textId="532644ED" w:rsidR="004800B2" w:rsidRDefault="004800B2">
      <w:pPr>
        <w:pBdr>
          <w:top w:val="nil"/>
          <w:left w:val="nil"/>
          <w:bottom w:val="nil"/>
          <w:right w:val="nil"/>
          <w:between w:val="nil"/>
        </w:pBdr>
        <w:spacing w:before="280" w:after="280" w:line="480" w:lineRule="auto"/>
        <w:ind w:left="567" w:hanging="567"/>
        <w:rPr>
          <w:color w:val="000000"/>
        </w:rPr>
      </w:pPr>
    </w:p>
    <w:p w14:paraId="596C9498" w14:textId="373CA784" w:rsidR="00363A05" w:rsidRDefault="00363A05">
      <w:pPr>
        <w:spacing w:line="480" w:lineRule="auto"/>
        <w:rPr>
          <w:color w:val="000000"/>
        </w:rPr>
      </w:pPr>
    </w:p>
    <w:p w14:paraId="2CF3399D" w14:textId="6AB1F4CD" w:rsidR="00931CA8" w:rsidRDefault="00931CA8">
      <w:pPr>
        <w:spacing w:line="480" w:lineRule="auto"/>
        <w:rPr>
          <w:b/>
          <w:color w:val="000000"/>
        </w:rPr>
      </w:pPr>
    </w:p>
    <w:p w14:paraId="48095AF4" w14:textId="29F30D7F" w:rsidR="00CB5977" w:rsidRDefault="00CB5977">
      <w:pPr>
        <w:spacing w:line="480" w:lineRule="auto"/>
        <w:rPr>
          <w:b/>
          <w:color w:val="000000"/>
        </w:rPr>
      </w:pPr>
    </w:p>
    <w:p w14:paraId="6C598638" w14:textId="417EFE51" w:rsidR="00CB5977" w:rsidRDefault="00CB5977">
      <w:pPr>
        <w:spacing w:line="480" w:lineRule="auto"/>
        <w:rPr>
          <w:b/>
          <w:color w:val="000000"/>
        </w:rPr>
      </w:pPr>
    </w:p>
    <w:p w14:paraId="3FEF3986" w14:textId="577EAA30" w:rsidR="00CB5977" w:rsidRDefault="00CB5977">
      <w:pPr>
        <w:spacing w:line="480" w:lineRule="auto"/>
        <w:rPr>
          <w:b/>
          <w:color w:val="000000"/>
        </w:rPr>
      </w:pPr>
    </w:p>
    <w:p w14:paraId="3153CB7B" w14:textId="76B1F191" w:rsidR="00CB5977" w:rsidRDefault="00CB5977">
      <w:pPr>
        <w:spacing w:line="480" w:lineRule="auto"/>
        <w:rPr>
          <w:b/>
          <w:color w:val="000000"/>
        </w:rPr>
      </w:pPr>
    </w:p>
    <w:p w14:paraId="238D373F" w14:textId="7B8D3131" w:rsidR="00CB5977" w:rsidRDefault="00CB5977">
      <w:pPr>
        <w:spacing w:line="480" w:lineRule="auto"/>
        <w:rPr>
          <w:b/>
          <w:color w:val="000000"/>
        </w:rPr>
      </w:pPr>
    </w:p>
    <w:p w14:paraId="72A525AD" w14:textId="44A347DF" w:rsidR="00CB5977" w:rsidRDefault="00CB5977">
      <w:pPr>
        <w:spacing w:line="480" w:lineRule="auto"/>
        <w:rPr>
          <w:b/>
          <w:color w:val="000000"/>
        </w:rPr>
      </w:pPr>
    </w:p>
    <w:p w14:paraId="470910C0" w14:textId="41D46E51" w:rsidR="00CB5977" w:rsidRDefault="00CB5977">
      <w:pPr>
        <w:spacing w:line="480" w:lineRule="auto"/>
        <w:rPr>
          <w:b/>
          <w:color w:val="000000"/>
        </w:rPr>
      </w:pPr>
    </w:p>
    <w:p w14:paraId="0D98E7BB" w14:textId="3DFE9D4B" w:rsidR="00CB5977" w:rsidRDefault="00CB5977">
      <w:pPr>
        <w:spacing w:line="480" w:lineRule="auto"/>
        <w:rPr>
          <w:b/>
          <w:color w:val="000000"/>
        </w:rPr>
      </w:pPr>
    </w:p>
    <w:p w14:paraId="6BE50E1A" w14:textId="4D5ADCB4" w:rsidR="00CB5977" w:rsidRDefault="00CB5977">
      <w:pPr>
        <w:spacing w:line="480" w:lineRule="auto"/>
        <w:rPr>
          <w:b/>
          <w:color w:val="000000"/>
        </w:rPr>
      </w:pPr>
    </w:p>
    <w:p w14:paraId="29CF45E2" w14:textId="77777777" w:rsidR="00CB5977" w:rsidRPr="00F960C0" w:rsidRDefault="00CB5977">
      <w:pPr>
        <w:spacing w:line="480" w:lineRule="auto"/>
        <w:rPr>
          <w:b/>
          <w:color w:val="000000"/>
        </w:rPr>
      </w:pPr>
    </w:p>
    <w:p w14:paraId="00000151" w14:textId="050868C7" w:rsidR="00760A7C" w:rsidRPr="00F960C0" w:rsidRDefault="00454794">
      <w:pPr>
        <w:spacing w:line="480" w:lineRule="auto"/>
        <w:rPr>
          <w:b/>
          <w:color w:val="000000"/>
        </w:rPr>
      </w:pPr>
      <w:r w:rsidRPr="00F960C0">
        <w:rPr>
          <w:b/>
          <w:color w:val="000000"/>
        </w:rPr>
        <w:t>APPENDIX</w:t>
      </w:r>
      <w:r w:rsidR="00C7510F">
        <w:rPr>
          <w:b/>
          <w:color w:val="000000"/>
        </w:rPr>
        <w:t xml:space="preserve"> A</w:t>
      </w:r>
    </w:p>
    <w:p w14:paraId="00000153" w14:textId="6670805F" w:rsidR="00760A7C" w:rsidRPr="00C7510F" w:rsidRDefault="00454794">
      <w:pPr>
        <w:spacing w:line="480" w:lineRule="auto"/>
        <w:rPr>
          <w:b/>
          <w:color w:val="000000"/>
        </w:rPr>
      </w:pPr>
      <w:r w:rsidRPr="00F960C0">
        <w:rPr>
          <w:b/>
          <w:color w:val="000000"/>
        </w:rPr>
        <w:t>Table</w:t>
      </w:r>
      <w:r w:rsidR="00C7510F">
        <w:rPr>
          <w:b/>
          <w:color w:val="000000"/>
        </w:rPr>
        <w:t xml:space="preserve"> </w:t>
      </w:r>
      <w:r w:rsidR="005A39CC">
        <w:rPr>
          <w:b/>
          <w:color w:val="000000"/>
        </w:rPr>
        <w:t>A.1</w:t>
      </w:r>
      <w:r w:rsidR="00C7510F">
        <w:rPr>
          <w:b/>
          <w:color w:val="000000"/>
        </w:rPr>
        <w:t xml:space="preserve">: </w:t>
      </w:r>
      <w:r w:rsidRPr="00F960C0">
        <w:rPr>
          <w:color w:val="000000"/>
        </w:rPr>
        <w:t>Parameters of the 120 wildlife overpasses included in review. Min and max shown in brackets.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760A7C" w:rsidRPr="00F960C0" w14:paraId="5358F4F2" w14:textId="77777777" w:rsidTr="0078702B">
        <w:tc>
          <w:tcPr>
            <w:tcW w:w="4675" w:type="dxa"/>
            <w:shd w:val="clear" w:color="auto" w:fill="auto"/>
          </w:tcPr>
          <w:p w14:paraId="00000154" w14:textId="77777777" w:rsidR="00760A7C" w:rsidRPr="0078702B" w:rsidRDefault="00454794">
            <w:pPr>
              <w:spacing w:line="480" w:lineRule="auto"/>
              <w:rPr>
                <w:b/>
                <w:color w:val="000000"/>
              </w:rPr>
            </w:pPr>
            <w:r w:rsidRPr="0078702B">
              <w:rPr>
                <w:b/>
                <w:color w:val="000000"/>
              </w:rPr>
              <w:lastRenderedPageBreak/>
              <w:t>Mean Reported Width</w:t>
            </w:r>
            <w:r w:rsidRPr="0078702B">
              <w:rPr>
                <w:b/>
                <w:color w:val="000000"/>
                <w:vertAlign w:val="superscript"/>
              </w:rPr>
              <w:t>1</w:t>
            </w:r>
            <w:r w:rsidRPr="0078702B">
              <w:rPr>
                <w:b/>
                <w:color w:val="000000"/>
              </w:rPr>
              <w:t xml:space="preserve"> (n = 24)</w:t>
            </w:r>
          </w:p>
        </w:tc>
        <w:tc>
          <w:tcPr>
            <w:tcW w:w="4675" w:type="dxa"/>
            <w:shd w:val="clear" w:color="auto" w:fill="auto"/>
          </w:tcPr>
          <w:p w14:paraId="00000155" w14:textId="77777777" w:rsidR="00760A7C" w:rsidRPr="0078702B" w:rsidRDefault="00454794">
            <w:pPr>
              <w:spacing w:line="480" w:lineRule="auto"/>
              <w:rPr>
                <w:color w:val="000000"/>
              </w:rPr>
            </w:pPr>
            <w:r w:rsidRPr="0078702B">
              <w:rPr>
                <w:color w:val="000000"/>
              </w:rPr>
              <w:t>38 m (6-60)</w:t>
            </w:r>
          </w:p>
        </w:tc>
      </w:tr>
      <w:tr w:rsidR="00760A7C" w:rsidRPr="00F960C0" w14:paraId="16B9D071" w14:textId="77777777" w:rsidTr="0078702B">
        <w:tc>
          <w:tcPr>
            <w:tcW w:w="4675" w:type="dxa"/>
            <w:shd w:val="clear" w:color="auto" w:fill="auto"/>
          </w:tcPr>
          <w:p w14:paraId="00000156" w14:textId="77777777" w:rsidR="00760A7C" w:rsidRPr="0078702B" w:rsidRDefault="00454794">
            <w:pPr>
              <w:spacing w:line="480" w:lineRule="auto"/>
              <w:rPr>
                <w:b/>
                <w:color w:val="000000"/>
              </w:rPr>
            </w:pPr>
            <w:r w:rsidRPr="0078702B">
              <w:rPr>
                <w:b/>
                <w:color w:val="000000"/>
              </w:rPr>
              <w:t xml:space="preserve">Mean Inner Width </w:t>
            </w:r>
            <w:r w:rsidRPr="0078702B">
              <w:rPr>
                <w:b/>
                <w:color w:val="000000"/>
                <w:vertAlign w:val="superscript"/>
              </w:rPr>
              <w:t xml:space="preserve">2,3 </w:t>
            </w:r>
            <w:r w:rsidRPr="0078702B">
              <w:rPr>
                <w:b/>
                <w:color w:val="000000"/>
              </w:rPr>
              <w:t>(n=97)</w:t>
            </w:r>
          </w:p>
        </w:tc>
        <w:tc>
          <w:tcPr>
            <w:tcW w:w="4675" w:type="dxa"/>
            <w:shd w:val="clear" w:color="auto" w:fill="auto"/>
          </w:tcPr>
          <w:p w14:paraId="00000157" w14:textId="77777777" w:rsidR="00760A7C" w:rsidRPr="0078702B" w:rsidRDefault="00454794">
            <w:pPr>
              <w:spacing w:line="480" w:lineRule="auto"/>
              <w:rPr>
                <w:color w:val="000000"/>
              </w:rPr>
            </w:pPr>
            <w:r w:rsidRPr="0078702B">
              <w:rPr>
                <w:color w:val="000000"/>
              </w:rPr>
              <w:t>34 m (3-76)</w:t>
            </w:r>
          </w:p>
        </w:tc>
      </w:tr>
      <w:tr w:rsidR="00760A7C" w:rsidRPr="00F960C0" w14:paraId="717E416F" w14:textId="77777777" w:rsidTr="0078702B">
        <w:tc>
          <w:tcPr>
            <w:tcW w:w="4675" w:type="dxa"/>
            <w:tcBorders>
              <w:bottom w:val="single" w:sz="4" w:space="0" w:color="000000"/>
            </w:tcBorders>
            <w:shd w:val="clear" w:color="auto" w:fill="auto"/>
          </w:tcPr>
          <w:p w14:paraId="00000158" w14:textId="77777777" w:rsidR="00760A7C" w:rsidRPr="0078702B" w:rsidRDefault="00454794">
            <w:pPr>
              <w:spacing w:line="480" w:lineRule="auto"/>
              <w:rPr>
                <w:b/>
                <w:color w:val="000000"/>
              </w:rPr>
            </w:pPr>
            <w:r w:rsidRPr="0078702B">
              <w:rPr>
                <w:b/>
                <w:color w:val="000000"/>
              </w:rPr>
              <w:t>Mean Outer Width</w:t>
            </w:r>
            <w:r w:rsidRPr="0078702B">
              <w:rPr>
                <w:b/>
                <w:color w:val="000000"/>
                <w:vertAlign w:val="superscript"/>
              </w:rPr>
              <w:t xml:space="preserve">2,4 </w:t>
            </w:r>
            <w:r w:rsidRPr="0078702B">
              <w:rPr>
                <w:b/>
                <w:color w:val="000000"/>
              </w:rPr>
              <w:t>(n=97)</w:t>
            </w:r>
          </w:p>
        </w:tc>
        <w:tc>
          <w:tcPr>
            <w:tcW w:w="4675" w:type="dxa"/>
            <w:tcBorders>
              <w:bottom w:val="single" w:sz="4" w:space="0" w:color="000000"/>
            </w:tcBorders>
            <w:shd w:val="clear" w:color="auto" w:fill="auto"/>
          </w:tcPr>
          <w:p w14:paraId="00000159" w14:textId="77777777" w:rsidR="00760A7C" w:rsidRPr="0078702B" w:rsidRDefault="00454794">
            <w:pPr>
              <w:spacing w:line="480" w:lineRule="auto"/>
              <w:rPr>
                <w:color w:val="000000"/>
              </w:rPr>
            </w:pPr>
            <w:r w:rsidRPr="0078702B">
              <w:rPr>
                <w:color w:val="000000"/>
              </w:rPr>
              <w:t>39 m (5-99)</w:t>
            </w:r>
          </w:p>
        </w:tc>
      </w:tr>
      <w:tr w:rsidR="00760A7C" w:rsidRPr="00F960C0" w14:paraId="13A13CFB" w14:textId="77777777" w:rsidTr="0078702B">
        <w:tc>
          <w:tcPr>
            <w:tcW w:w="4675" w:type="dxa"/>
            <w:shd w:val="clear" w:color="auto" w:fill="auto"/>
          </w:tcPr>
          <w:p w14:paraId="0000015A" w14:textId="77777777" w:rsidR="00760A7C" w:rsidRPr="0078702B" w:rsidRDefault="00454794">
            <w:pPr>
              <w:spacing w:line="480" w:lineRule="auto"/>
              <w:rPr>
                <w:b/>
                <w:color w:val="000000"/>
              </w:rPr>
            </w:pPr>
            <w:r w:rsidRPr="0078702B">
              <w:rPr>
                <w:b/>
                <w:color w:val="000000"/>
              </w:rPr>
              <w:t>Mean Reported Length</w:t>
            </w:r>
            <w:r w:rsidRPr="0078702B">
              <w:rPr>
                <w:b/>
                <w:color w:val="000000"/>
                <w:vertAlign w:val="superscript"/>
              </w:rPr>
              <w:t>1</w:t>
            </w:r>
            <w:r w:rsidRPr="0078702B">
              <w:rPr>
                <w:b/>
                <w:color w:val="000000"/>
              </w:rPr>
              <w:t xml:space="preserve"> (n=18)</w:t>
            </w:r>
          </w:p>
        </w:tc>
        <w:tc>
          <w:tcPr>
            <w:tcW w:w="4675" w:type="dxa"/>
            <w:shd w:val="clear" w:color="auto" w:fill="auto"/>
          </w:tcPr>
          <w:p w14:paraId="0000015B" w14:textId="77777777" w:rsidR="00760A7C" w:rsidRPr="0078702B" w:rsidRDefault="00454794">
            <w:pPr>
              <w:spacing w:line="480" w:lineRule="auto"/>
              <w:rPr>
                <w:color w:val="000000"/>
              </w:rPr>
            </w:pPr>
            <w:r w:rsidRPr="0078702B">
              <w:rPr>
                <w:color w:val="000000"/>
              </w:rPr>
              <w:t>51 m (20-67)</w:t>
            </w:r>
          </w:p>
        </w:tc>
      </w:tr>
      <w:tr w:rsidR="00760A7C" w:rsidRPr="00F960C0" w14:paraId="2BAD3430" w14:textId="77777777" w:rsidTr="0078702B">
        <w:tc>
          <w:tcPr>
            <w:tcW w:w="4675" w:type="dxa"/>
            <w:shd w:val="clear" w:color="auto" w:fill="auto"/>
          </w:tcPr>
          <w:p w14:paraId="0000015C" w14:textId="77777777" w:rsidR="00760A7C" w:rsidRPr="0078702B" w:rsidRDefault="00454794">
            <w:pPr>
              <w:spacing w:line="480" w:lineRule="auto"/>
              <w:rPr>
                <w:b/>
                <w:color w:val="000000"/>
              </w:rPr>
            </w:pPr>
            <w:r w:rsidRPr="0078702B">
              <w:rPr>
                <w:b/>
                <w:color w:val="000000"/>
              </w:rPr>
              <w:t>Mean Roadway Width (measure of length of OP)</w:t>
            </w:r>
            <w:r w:rsidRPr="0078702B">
              <w:rPr>
                <w:b/>
                <w:color w:val="000000"/>
                <w:vertAlign w:val="superscript"/>
              </w:rPr>
              <w:t xml:space="preserve">2,5 </w:t>
            </w:r>
            <w:r w:rsidRPr="0078702B">
              <w:rPr>
                <w:b/>
                <w:color w:val="000000"/>
              </w:rPr>
              <w:t>(n=107)</w:t>
            </w:r>
          </w:p>
        </w:tc>
        <w:tc>
          <w:tcPr>
            <w:tcW w:w="4675" w:type="dxa"/>
            <w:shd w:val="clear" w:color="auto" w:fill="auto"/>
          </w:tcPr>
          <w:p w14:paraId="0000015D" w14:textId="77777777" w:rsidR="00760A7C" w:rsidRPr="0078702B" w:rsidRDefault="00454794">
            <w:pPr>
              <w:spacing w:line="480" w:lineRule="auto"/>
              <w:rPr>
                <w:color w:val="000000"/>
              </w:rPr>
            </w:pPr>
            <w:r w:rsidRPr="0078702B">
              <w:rPr>
                <w:color w:val="000000"/>
              </w:rPr>
              <w:t>32 m (6-113)</w:t>
            </w:r>
          </w:p>
        </w:tc>
      </w:tr>
      <w:tr w:rsidR="00760A7C" w:rsidRPr="00F960C0" w14:paraId="2EB7E876" w14:textId="77777777" w:rsidTr="0078702B">
        <w:tc>
          <w:tcPr>
            <w:tcW w:w="4675" w:type="dxa"/>
            <w:shd w:val="clear" w:color="auto" w:fill="auto"/>
          </w:tcPr>
          <w:p w14:paraId="0000015E" w14:textId="77777777" w:rsidR="00760A7C" w:rsidRPr="0078702B" w:rsidRDefault="00454794">
            <w:pPr>
              <w:spacing w:line="480" w:lineRule="auto"/>
              <w:rPr>
                <w:b/>
                <w:color w:val="000000"/>
              </w:rPr>
            </w:pPr>
            <w:r w:rsidRPr="0078702B">
              <w:rPr>
                <w:b/>
                <w:color w:val="000000"/>
              </w:rPr>
              <w:t>Mean Overpass Headwall Length</w:t>
            </w:r>
            <w:r w:rsidRPr="0078702B">
              <w:rPr>
                <w:b/>
                <w:color w:val="000000"/>
                <w:vertAlign w:val="superscript"/>
              </w:rPr>
              <w:t>2</w:t>
            </w:r>
            <w:r w:rsidRPr="0078702B">
              <w:rPr>
                <w:b/>
                <w:color w:val="000000"/>
              </w:rPr>
              <w:t xml:space="preserve"> (n=90)</w:t>
            </w:r>
          </w:p>
        </w:tc>
        <w:tc>
          <w:tcPr>
            <w:tcW w:w="4675" w:type="dxa"/>
            <w:shd w:val="clear" w:color="auto" w:fill="auto"/>
          </w:tcPr>
          <w:p w14:paraId="0000015F" w14:textId="77777777" w:rsidR="00760A7C" w:rsidRPr="0078702B" w:rsidRDefault="00454794">
            <w:pPr>
              <w:spacing w:line="480" w:lineRule="auto"/>
              <w:rPr>
                <w:color w:val="000000"/>
              </w:rPr>
            </w:pPr>
            <w:r w:rsidRPr="0078702B">
              <w:rPr>
                <w:color w:val="000000"/>
              </w:rPr>
              <w:t>65 m (21-138)</w:t>
            </w:r>
          </w:p>
        </w:tc>
      </w:tr>
      <w:tr w:rsidR="00760A7C" w:rsidRPr="00F960C0" w14:paraId="605DB43B" w14:textId="77777777" w:rsidTr="0078702B">
        <w:tc>
          <w:tcPr>
            <w:tcW w:w="4675" w:type="dxa"/>
            <w:tcBorders>
              <w:bottom w:val="single" w:sz="4" w:space="0" w:color="000000"/>
            </w:tcBorders>
            <w:shd w:val="clear" w:color="auto" w:fill="auto"/>
          </w:tcPr>
          <w:p w14:paraId="00000160" w14:textId="4F66B4B3" w:rsidR="00760A7C" w:rsidRPr="0078702B" w:rsidRDefault="00454794">
            <w:pPr>
              <w:spacing w:line="480" w:lineRule="auto"/>
              <w:rPr>
                <w:b/>
                <w:color w:val="000000"/>
              </w:rPr>
            </w:pPr>
            <w:r w:rsidRPr="0078702B">
              <w:rPr>
                <w:b/>
                <w:color w:val="000000"/>
              </w:rPr>
              <w:t xml:space="preserve">Mean Overpass Length including </w:t>
            </w:r>
            <w:r w:rsidR="003737C6" w:rsidRPr="0078702B">
              <w:rPr>
                <w:b/>
                <w:color w:val="000000"/>
              </w:rPr>
              <w:t>approach</w:t>
            </w:r>
            <w:r w:rsidRPr="0078702B">
              <w:rPr>
                <w:b/>
                <w:color w:val="000000"/>
              </w:rPr>
              <w:t xml:space="preserve"> ramps</w:t>
            </w:r>
            <w:r w:rsidRPr="0078702B">
              <w:rPr>
                <w:b/>
                <w:color w:val="000000"/>
                <w:vertAlign w:val="superscript"/>
              </w:rPr>
              <w:t>2,7</w:t>
            </w:r>
            <w:r w:rsidRPr="0078702B">
              <w:rPr>
                <w:b/>
                <w:color w:val="000000"/>
              </w:rPr>
              <w:t xml:space="preserve"> (n=27)</w:t>
            </w:r>
          </w:p>
        </w:tc>
        <w:tc>
          <w:tcPr>
            <w:tcW w:w="4675" w:type="dxa"/>
            <w:tcBorders>
              <w:bottom w:val="single" w:sz="4" w:space="0" w:color="000000"/>
            </w:tcBorders>
            <w:shd w:val="clear" w:color="auto" w:fill="auto"/>
          </w:tcPr>
          <w:p w14:paraId="00000161" w14:textId="77777777" w:rsidR="00760A7C" w:rsidRPr="0078702B" w:rsidRDefault="00454794">
            <w:pPr>
              <w:spacing w:line="480" w:lineRule="auto"/>
              <w:rPr>
                <w:color w:val="000000"/>
              </w:rPr>
            </w:pPr>
            <w:r w:rsidRPr="0078702B">
              <w:rPr>
                <w:color w:val="000000"/>
              </w:rPr>
              <w:t>103 m (39-255)</w:t>
            </w:r>
          </w:p>
        </w:tc>
      </w:tr>
      <w:tr w:rsidR="00760A7C" w:rsidRPr="00F960C0" w14:paraId="05D83293" w14:textId="77777777" w:rsidTr="0078702B">
        <w:tc>
          <w:tcPr>
            <w:tcW w:w="4675" w:type="dxa"/>
            <w:shd w:val="clear" w:color="auto" w:fill="auto"/>
          </w:tcPr>
          <w:p w14:paraId="00000162" w14:textId="77777777" w:rsidR="00760A7C" w:rsidRPr="0078702B" w:rsidRDefault="00454794">
            <w:pPr>
              <w:spacing w:line="480" w:lineRule="auto"/>
              <w:rPr>
                <w:b/>
                <w:color w:val="000000"/>
              </w:rPr>
            </w:pPr>
            <w:r w:rsidRPr="0078702B">
              <w:rPr>
                <w:b/>
                <w:color w:val="000000"/>
              </w:rPr>
              <w:t>Mean reported W:L</w:t>
            </w:r>
            <w:r w:rsidRPr="0078702B">
              <w:rPr>
                <w:b/>
                <w:color w:val="000000"/>
                <w:vertAlign w:val="superscript"/>
              </w:rPr>
              <w:t>1</w:t>
            </w:r>
            <w:r w:rsidRPr="0078702B">
              <w:rPr>
                <w:b/>
                <w:color w:val="000000"/>
              </w:rPr>
              <w:t xml:space="preserve"> (n=18)</w:t>
            </w:r>
          </w:p>
        </w:tc>
        <w:tc>
          <w:tcPr>
            <w:tcW w:w="4675" w:type="dxa"/>
            <w:shd w:val="clear" w:color="auto" w:fill="auto"/>
          </w:tcPr>
          <w:p w14:paraId="00000163" w14:textId="77777777" w:rsidR="00760A7C" w:rsidRPr="0078702B" w:rsidRDefault="00454794">
            <w:pPr>
              <w:spacing w:line="480" w:lineRule="auto"/>
              <w:rPr>
                <w:color w:val="000000"/>
              </w:rPr>
            </w:pPr>
            <w:r w:rsidRPr="0078702B">
              <w:rPr>
                <w:color w:val="000000"/>
              </w:rPr>
              <w:t>0.75 (0.11-1.52)</w:t>
            </w:r>
          </w:p>
        </w:tc>
      </w:tr>
      <w:tr w:rsidR="00760A7C" w:rsidRPr="00F960C0" w14:paraId="5218DD89" w14:textId="77777777" w:rsidTr="0078702B">
        <w:tc>
          <w:tcPr>
            <w:tcW w:w="4675" w:type="dxa"/>
            <w:shd w:val="clear" w:color="auto" w:fill="auto"/>
          </w:tcPr>
          <w:p w14:paraId="00000164" w14:textId="77777777" w:rsidR="00760A7C" w:rsidRPr="0078702B" w:rsidRDefault="00454794">
            <w:pPr>
              <w:spacing w:line="480" w:lineRule="auto"/>
              <w:rPr>
                <w:b/>
                <w:color w:val="000000"/>
              </w:rPr>
            </w:pPr>
            <w:r w:rsidRPr="0078702B">
              <w:rPr>
                <w:b/>
                <w:color w:val="000000"/>
              </w:rPr>
              <w:t>Mean estimated W: L</w:t>
            </w:r>
            <w:r w:rsidRPr="0078702B">
              <w:rPr>
                <w:b/>
                <w:color w:val="000000"/>
                <w:vertAlign w:val="superscript"/>
              </w:rPr>
              <w:t xml:space="preserve">2,8 </w:t>
            </w:r>
            <w:r w:rsidRPr="0078702B">
              <w:rPr>
                <w:b/>
                <w:color w:val="000000"/>
              </w:rPr>
              <w:t>(n=90)</w:t>
            </w:r>
          </w:p>
        </w:tc>
        <w:tc>
          <w:tcPr>
            <w:tcW w:w="4675" w:type="dxa"/>
            <w:shd w:val="clear" w:color="auto" w:fill="auto"/>
          </w:tcPr>
          <w:p w14:paraId="00000165" w14:textId="77777777" w:rsidR="00760A7C" w:rsidRPr="0078702B" w:rsidRDefault="00454794">
            <w:pPr>
              <w:spacing w:line="480" w:lineRule="auto"/>
              <w:rPr>
                <w:color w:val="000000"/>
              </w:rPr>
            </w:pPr>
            <w:r w:rsidRPr="0078702B">
              <w:rPr>
                <w:color w:val="000000"/>
              </w:rPr>
              <w:t>0.58 (0.06-2.76)</w:t>
            </w:r>
          </w:p>
        </w:tc>
      </w:tr>
      <w:tr w:rsidR="00760A7C" w:rsidRPr="00F960C0" w14:paraId="1EF7AA16" w14:textId="77777777" w:rsidTr="0078702B">
        <w:tc>
          <w:tcPr>
            <w:tcW w:w="4675" w:type="dxa"/>
            <w:shd w:val="clear" w:color="auto" w:fill="auto"/>
          </w:tcPr>
          <w:p w14:paraId="00000166" w14:textId="77777777" w:rsidR="00760A7C" w:rsidRPr="0078702B" w:rsidRDefault="00454794">
            <w:pPr>
              <w:spacing w:line="480" w:lineRule="auto"/>
              <w:rPr>
                <w:b/>
                <w:color w:val="000000"/>
              </w:rPr>
            </w:pPr>
            <w:r w:rsidRPr="0078702B">
              <w:rPr>
                <w:b/>
                <w:color w:val="000000"/>
              </w:rPr>
              <w:t>Mean Overpass Age (n =79)</w:t>
            </w:r>
          </w:p>
        </w:tc>
        <w:tc>
          <w:tcPr>
            <w:tcW w:w="4675" w:type="dxa"/>
            <w:shd w:val="clear" w:color="auto" w:fill="auto"/>
          </w:tcPr>
          <w:p w14:paraId="00000167" w14:textId="77777777" w:rsidR="00760A7C" w:rsidRPr="0078702B" w:rsidRDefault="00454794">
            <w:pPr>
              <w:spacing w:line="480" w:lineRule="auto"/>
              <w:rPr>
                <w:color w:val="000000"/>
              </w:rPr>
            </w:pPr>
            <w:r w:rsidRPr="0078702B">
              <w:rPr>
                <w:color w:val="000000"/>
              </w:rPr>
              <w:t>16 years (3-47)</w:t>
            </w:r>
          </w:p>
        </w:tc>
      </w:tr>
      <w:tr w:rsidR="00760A7C" w:rsidRPr="00F960C0" w14:paraId="1E44D540" w14:textId="77777777" w:rsidTr="0078702B">
        <w:tc>
          <w:tcPr>
            <w:tcW w:w="4675" w:type="dxa"/>
            <w:shd w:val="clear" w:color="auto" w:fill="auto"/>
          </w:tcPr>
          <w:p w14:paraId="00000168" w14:textId="77777777" w:rsidR="00760A7C" w:rsidRPr="0078702B" w:rsidRDefault="00454794">
            <w:pPr>
              <w:spacing w:line="480" w:lineRule="auto"/>
              <w:rPr>
                <w:b/>
                <w:color w:val="000000"/>
              </w:rPr>
            </w:pPr>
            <w:r w:rsidRPr="0078702B">
              <w:rPr>
                <w:b/>
                <w:color w:val="000000"/>
              </w:rPr>
              <w:t>Mean number of lanes of traffic crossed (n=110)</w:t>
            </w:r>
          </w:p>
        </w:tc>
        <w:tc>
          <w:tcPr>
            <w:tcW w:w="4675" w:type="dxa"/>
            <w:shd w:val="clear" w:color="auto" w:fill="auto"/>
          </w:tcPr>
          <w:p w14:paraId="00000169" w14:textId="77777777" w:rsidR="00760A7C" w:rsidRPr="0078702B" w:rsidRDefault="00454794">
            <w:pPr>
              <w:spacing w:line="480" w:lineRule="auto"/>
              <w:rPr>
                <w:color w:val="000000"/>
              </w:rPr>
            </w:pPr>
            <w:r w:rsidRPr="0078702B">
              <w:rPr>
                <w:color w:val="000000"/>
              </w:rPr>
              <w:t>4 (2-8)</w:t>
            </w:r>
          </w:p>
        </w:tc>
      </w:tr>
    </w:tbl>
    <w:p w14:paraId="0000016A" w14:textId="77777777" w:rsidR="00760A7C" w:rsidRPr="00F960C0" w:rsidRDefault="00760A7C">
      <w:pPr>
        <w:spacing w:line="480" w:lineRule="auto"/>
        <w:rPr>
          <w:b/>
          <w:color w:val="000000"/>
        </w:rPr>
      </w:pPr>
    </w:p>
    <w:p w14:paraId="0000016B" w14:textId="77777777"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Dimensions found in relevant literature and grey literature</w:t>
      </w:r>
    </w:p>
    <w:p w14:paraId="0000016C" w14:textId="47CFA76F"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 xml:space="preserve">Dimensions estimated in </w:t>
      </w:r>
      <w:r w:rsidR="00F71F48" w:rsidRPr="00F71F48">
        <w:rPr>
          <w:i/>
          <w:color w:val="000000"/>
          <w:sz w:val="16"/>
          <w:szCs w:val="16"/>
        </w:rPr>
        <w:t>Google Earth Pro 7.3.4.8573 (64-bit).</w:t>
      </w:r>
    </w:p>
    <w:p w14:paraId="0000016D" w14:textId="1EF38305"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 xml:space="preserve">Inner width: the measure of usable surface of the overpass, defined as the inside extent of headwalls or fences as visible from aerial imagery in </w:t>
      </w:r>
      <w:r w:rsidR="00F71F48" w:rsidRPr="00F71F48">
        <w:rPr>
          <w:i/>
          <w:color w:val="000000"/>
          <w:sz w:val="16"/>
          <w:szCs w:val="16"/>
        </w:rPr>
        <w:t>Google Earth Pro 7.3.4.8573 (64-bit</w:t>
      </w:r>
      <w:proofErr w:type="gramStart"/>
      <w:r w:rsidR="00F71F48" w:rsidRPr="00F71F48">
        <w:rPr>
          <w:i/>
          <w:color w:val="000000"/>
          <w:sz w:val="16"/>
          <w:szCs w:val="16"/>
        </w:rPr>
        <w:t>).</w:t>
      </w:r>
      <w:r w:rsidRPr="00F960C0">
        <w:rPr>
          <w:rFonts w:eastAsia="Calibri"/>
          <w:i/>
          <w:color w:val="000000"/>
          <w:sz w:val="16"/>
          <w:szCs w:val="16"/>
        </w:rPr>
        <w:t>.</w:t>
      </w:r>
      <w:proofErr w:type="gramEnd"/>
    </w:p>
    <w:p w14:paraId="0000016E" w14:textId="3F6BB720"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 xml:space="preserve">Outer width: the measure of the lateral extent of the structure including the outermost extent of headwall or fences as visible from aerial imagery in </w:t>
      </w:r>
      <w:r w:rsidR="00F71F48" w:rsidRPr="00F71F48">
        <w:rPr>
          <w:i/>
          <w:color w:val="000000"/>
          <w:sz w:val="16"/>
          <w:szCs w:val="16"/>
        </w:rPr>
        <w:t>Google Earth Pro 7.3.4.8573 (64-bit</w:t>
      </w:r>
      <w:proofErr w:type="gramStart"/>
      <w:r w:rsidR="00F71F48" w:rsidRPr="00F71F48">
        <w:rPr>
          <w:i/>
          <w:color w:val="000000"/>
          <w:sz w:val="16"/>
          <w:szCs w:val="16"/>
        </w:rPr>
        <w:t>).</w:t>
      </w:r>
      <w:r w:rsidRPr="00F960C0">
        <w:rPr>
          <w:rFonts w:eastAsia="Calibri"/>
          <w:i/>
          <w:color w:val="000000"/>
          <w:sz w:val="16"/>
          <w:szCs w:val="16"/>
        </w:rPr>
        <w:t>.</w:t>
      </w:r>
      <w:proofErr w:type="gramEnd"/>
    </w:p>
    <w:p w14:paraId="0000016F" w14:textId="6A8DBD12"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 xml:space="preserve">Road width: a measure of the length of the overpass above, defined as the outermost extent of asphalt as visible from aerial imagery in </w:t>
      </w:r>
      <w:r w:rsidR="00F71F48" w:rsidRPr="00F71F48">
        <w:rPr>
          <w:i/>
          <w:color w:val="000000"/>
          <w:sz w:val="16"/>
          <w:szCs w:val="16"/>
        </w:rPr>
        <w:t>Google Earth Pro 7.3.4.8573 (64-bit).</w:t>
      </w:r>
    </w:p>
    <w:p w14:paraId="00000170" w14:textId="7BBFE652"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Headwall length: a measure of the extent of overpass headwall across the roadway below</w:t>
      </w:r>
      <w:r w:rsidR="00F71F48">
        <w:rPr>
          <w:rFonts w:eastAsia="Calibri"/>
          <w:i/>
          <w:color w:val="000000"/>
          <w:sz w:val="16"/>
          <w:szCs w:val="16"/>
        </w:rPr>
        <w:t xml:space="preserve">, in </w:t>
      </w:r>
      <w:r w:rsidR="00F71F48" w:rsidRPr="00F71F48">
        <w:rPr>
          <w:i/>
          <w:color w:val="000000"/>
          <w:sz w:val="16"/>
          <w:szCs w:val="16"/>
        </w:rPr>
        <w:t>Google Earth Pro 7.3.4.8573 (64-bit).</w:t>
      </w:r>
    </w:p>
    <w:p w14:paraId="00000171" w14:textId="77777777" w:rsidR="00760A7C" w:rsidRPr="00F960C0" w:rsidRDefault="00454794">
      <w:pPr>
        <w:numPr>
          <w:ilvl w:val="0"/>
          <w:numId w:val="2"/>
        </w:numPr>
        <w:pBdr>
          <w:top w:val="nil"/>
          <w:left w:val="nil"/>
          <w:bottom w:val="nil"/>
          <w:right w:val="nil"/>
          <w:between w:val="nil"/>
        </w:pBdr>
        <w:rPr>
          <w:rFonts w:eastAsia="Calibri"/>
          <w:i/>
          <w:color w:val="000000"/>
          <w:sz w:val="16"/>
          <w:szCs w:val="16"/>
        </w:rPr>
      </w:pPr>
      <w:r w:rsidRPr="00F960C0">
        <w:rPr>
          <w:rFonts w:eastAsia="Calibri"/>
          <w:i/>
          <w:color w:val="000000"/>
          <w:sz w:val="16"/>
          <w:szCs w:val="16"/>
        </w:rPr>
        <w:t>Overpass and ramps length: the entire extent of human altered landscape, including earthen ramps (only recorded if visible)</w:t>
      </w:r>
    </w:p>
    <w:p w14:paraId="00000172" w14:textId="77777777" w:rsidR="00760A7C" w:rsidRPr="00F960C0" w:rsidRDefault="00454794">
      <w:pPr>
        <w:numPr>
          <w:ilvl w:val="0"/>
          <w:numId w:val="2"/>
        </w:numPr>
        <w:pBdr>
          <w:top w:val="nil"/>
          <w:left w:val="nil"/>
          <w:bottom w:val="nil"/>
          <w:right w:val="nil"/>
          <w:between w:val="nil"/>
        </w:pBdr>
        <w:spacing w:after="160"/>
        <w:rPr>
          <w:rFonts w:eastAsia="Calibri"/>
          <w:i/>
          <w:color w:val="000000"/>
          <w:sz w:val="16"/>
          <w:szCs w:val="16"/>
        </w:rPr>
      </w:pPr>
      <w:r w:rsidRPr="00F960C0">
        <w:rPr>
          <w:rFonts w:eastAsia="Calibri"/>
          <w:i/>
          <w:color w:val="000000"/>
          <w:sz w:val="16"/>
          <w:szCs w:val="16"/>
        </w:rPr>
        <w:t xml:space="preserve">W:L: width to length ratios using the inner width and headwall length of an overpass              </w:t>
      </w:r>
    </w:p>
    <w:p w14:paraId="00000173" w14:textId="77777777" w:rsidR="00760A7C" w:rsidRPr="00F960C0" w:rsidRDefault="00760A7C">
      <w:pPr>
        <w:spacing w:line="480" w:lineRule="auto"/>
        <w:rPr>
          <w:color w:val="000000"/>
        </w:rPr>
      </w:pPr>
    </w:p>
    <w:p w14:paraId="00000174" w14:textId="04F99C80" w:rsidR="00760A7C" w:rsidRPr="00F960C0" w:rsidRDefault="00454794">
      <w:pPr>
        <w:spacing w:line="480" w:lineRule="auto"/>
        <w:rPr>
          <w:b/>
          <w:color w:val="000000"/>
        </w:rPr>
      </w:pPr>
      <w:r w:rsidRPr="00F960C0">
        <w:rPr>
          <w:b/>
          <w:color w:val="000000"/>
        </w:rPr>
        <w:t xml:space="preserve">Table </w:t>
      </w:r>
      <w:r w:rsidR="005A39CC">
        <w:rPr>
          <w:b/>
          <w:color w:val="000000"/>
        </w:rPr>
        <w:t>A.2</w:t>
      </w:r>
      <w:r w:rsidRPr="00F960C0">
        <w:rPr>
          <w:b/>
          <w:color w:val="000000"/>
        </w:rPr>
        <w:t>: North American Overpass Parameters Reported in Literature</w:t>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5"/>
        <w:gridCol w:w="2302"/>
        <w:gridCol w:w="2286"/>
        <w:gridCol w:w="1627"/>
      </w:tblGrid>
      <w:tr w:rsidR="00760A7C" w:rsidRPr="00F960C0" w14:paraId="51B5C81F" w14:textId="77777777">
        <w:tc>
          <w:tcPr>
            <w:tcW w:w="3135" w:type="dxa"/>
          </w:tcPr>
          <w:p w14:paraId="00000175" w14:textId="77777777" w:rsidR="00760A7C" w:rsidRPr="00F960C0" w:rsidRDefault="00760A7C">
            <w:pPr>
              <w:spacing w:line="480" w:lineRule="auto"/>
              <w:rPr>
                <w:color w:val="000000"/>
              </w:rPr>
            </w:pPr>
          </w:p>
        </w:tc>
        <w:tc>
          <w:tcPr>
            <w:tcW w:w="2302" w:type="dxa"/>
          </w:tcPr>
          <w:p w14:paraId="00000176" w14:textId="77777777" w:rsidR="00760A7C" w:rsidRPr="00F960C0" w:rsidRDefault="00454794">
            <w:pPr>
              <w:spacing w:line="480" w:lineRule="auto"/>
              <w:rPr>
                <w:b/>
                <w:color w:val="000000"/>
              </w:rPr>
            </w:pPr>
            <w:r w:rsidRPr="00F960C0">
              <w:rPr>
                <w:b/>
                <w:color w:val="000000"/>
              </w:rPr>
              <w:t>Global Wildlife Overpass Parameters</w:t>
            </w:r>
          </w:p>
        </w:tc>
        <w:tc>
          <w:tcPr>
            <w:tcW w:w="2286" w:type="dxa"/>
          </w:tcPr>
          <w:p w14:paraId="00000177" w14:textId="264EEE48" w:rsidR="00760A7C" w:rsidRPr="00F960C0" w:rsidRDefault="00454794">
            <w:pPr>
              <w:spacing w:line="480" w:lineRule="auto"/>
              <w:rPr>
                <w:b/>
                <w:color w:val="000000"/>
                <w:vertAlign w:val="superscript"/>
              </w:rPr>
            </w:pPr>
            <w:r w:rsidRPr="00F960C0">
              <w:rPr>
                <w:b/>
                <w:color w:val="000000"/>
              </w:rPr>
              <w:t xml:space="preserve">Expert Recommendations </w:t>
            </w:r>
            <w:r w:rsidRPr="00F960C0">
              <w:rPr>
                <w:b/>
                <w:color w:val="000000"/>
                <w:vertAlign w:val="superscript"/>
              </w:rPr>
              <w:t>3</w:t>
            </w:r>
          </w:p>
        </w:tc>
        <w:tc>
          <w:tcPr>
            <w:tcW w:w="1627" w:type="dxa"/>
          </w:tcPr>
          <w:p w14:paraId="00000178" w14:textId="77777777" w:rsidR="00760A7C" w:rsidRPr="00F960C0" w:rsidRDefault="00454794">
            <w:pPr>
              <w:spacing w:line="480" w:lineRule="auto"/>
              <w:rPr>
                <w:b/>
                <w:color w:val="000000"/>
              </w:rPr>
            </w:pPr>
            <w:r w:rsidRPr="00F960C0">
              <w:rPr>
                <w:b/>
                <w:color w:val="000000"/>
              </w:rPr>
              <w:t>Compliance</w:t>
            </w:r>
          </w:p>
        </w:tc>
      </w:tr>
      <w:tr w:rsidR="00760A7C" w:rsidRPr="00F960C0" w14:paraId="45CB3F3A" w14:textId="77777777">
        <w:tc>
          <w:tcPr>
            <w:tcW w:w="3135" w:type="dxa"/>
          </w:tcPr>
          <w:p w14:paraId="00000179" w14:textId="77777777" w:rsidR="00760A7C" w:rsidRPr="00F960C0" w:rsidRDefault="00454794">
            <w:pPr>
              <w:spacing w:line="480" w:lineRule="auto"/>
              <w:rPr>
                <w:b/>
                <w:color w:val="000000"/>
              </w:rPr>
            </w:pPr>
            <w:r w:rsidRPr="00F960C0">
              <w:rPr>
                <w:b/>
                <w:color w:val="000000"/>
              </w:rPr>
              <w:lastRenderedPageBreak/>
              <w:t>Mean Reported Width (n=20)</w:t>
            </w:r>
          </w:p>
        </w:tc>
        <w:tc>
          <w:tcPr>
            <w:tcW w:w="2302" w:type="dxa"/>
          </w:tcPr>
          <w:p w14:paraId="0000017A" w14:textId="77777777" w:rsidR="00760A7C" w:rsidRPr="00F960C0" w:rsidRDefault="00454794">
            <w:pPr>
              <w:spacing w:line="480" w:lineRule="auto"/>
              <w:rPr>
                <w:color w:val="000000"/>
              </w:rPr>
            </w:pPr>
            <w:r w:rsidRPr="00F960C0">
              <w:rPr>
                <w:color w:val="000000"/>
              </w:rPr>
              <w:t>37 m (6-60)</w:t>
            </w:r>
          </w:p>
        </w:tc>
        <w:tc>
          <w:tcPr>
            <w:tcW w:w="2286" w:type="dxa"/>
          </w:tcPr>
          <w:p w14:paraId="0000017B" w14:textId="77777777" w:rsidR="00760A7C" w:rsidRPr="00F960C0" w:rsidRDefault="00454794">
            <w:pPr>
              <w:spacing w:line="480" w:lineRule="auto"/>
              <w:rPr>
                <w:color w:val="000000"/>
                <w:vertAlign w:val="superscript"/>
              </w:rPr>
            </w:pPr>
            <w:r w:rsidRPr="00F960C0">
              <w:rPr>
                <w:color w:val="000000"/>
              </w:rPr>
              <w:t>&gt;50 m</w:t>
            </w:r>
          </w:p>
        </w:tc>
        <w:tc>
          <w:tcPr>
            <w:tcW w:w="1627" w:type="dxa"/>
          </w:tcPr>
          <w:p w14:paraId="0000017C" w14:textId="77777777" w:rsidR="00760A7C" w:rsidRPr="00F960C0" w:rsidRDefault="00454794">
            <w:pPr>
              <w:spacing w:line="480" w:lineRule="auto"/>
              <w:rPr>
                <w:color w:val="000000"/>
              </w:rPr>
            </w:pPr>
            <w:r w:rsidRPr="00F960C0">
              <w:rPr>
                <w:color w:val="000000"/>
              </w:rPr>
              <w:t>40%</w:t>
            </w:r>
          </w:p>
        </w:tc>
      </w:tr>
      <w:tr w:rsidR="00760A7C" w:rsidRPr="00F960C0" w14:paraId="2145787A" w14:textId="77777777">
        <w:tc>
          <w:tcPr>
            <w:tcW w:w="3135" w:type="dxa"/>
          </w:tcPr>
          <w:p w14:paraId="0000017D" w14:textId="77777777" w:rsidR="00760A7C" w:rsidRPr="00F960C0" w:rsidRDefault="00454794">
            <w:pPr>
              <w:spacing w:line="480" w:lineRule="auto"/>
              <w:rPr>
                <w:b/>
                <w:color w:val="000000"/>
              </w:rPr>
            </w:pPr>
            <w:r w:rsidRPr="00F960C0">
              <w:rPr>
                <w:b/>
                <w:color w:val="000000"/>
              </w:rPr>
              <w:t>Mean Reported Length (n=18)</w:t>
            </w:r>
          </w:p>
        </w:tc>
        <w:tc>
          <w:tcPr>
            <w:tcW w:w="2302" w:type="dxa"/>
          </w:tcPr>
          <w:p w14:paraId="0000017E" w14:textId="77777777" w:rsidR="00760A7C" w:rsidRPr="00F960C0" w:rsidRDefault="00454794">
            <w:pPr>
              <w:spacing w:line="480" w:lineRule="auto"/>
              <w:rPr>
                <w:color w:val="000000"/>
              </w:rPr>
            </w:pPr>
            <w:r w:rsidRPr="00F960C0">
              <w:rPr>
                <w:color w:val="000000"/>
              </w:rPr>
              <w:t>51 m (20-67)</w:t>
            </w:r>
          </w:p>
        </w:tc>
        <w:tc>
          <w:tcPr>
            <w:tcW w:w="2286" w:type="dxa"/>
          </w:tcPr>
          <w:p w14:paraId="0000017F" w14:textId="77777777" w:rsidR="00760A7C" w:rsidRPr="00F960C0" w:rsidRDefault="00454794">
            <w:pPr>
              <w:spacing w:line="480" w:lineRule="auto"/>
              <w:rPr>
                <w:color w:val="000000"/>
              </w:rPr>
            </w:pPr>
            <w:r w:rsidRPr="00F960C0">
              <w:rPr>
                <w:color w:val="000000"/>
              </w:rPr>
              <w:t>-</w:t>
            </w:r>
          </w:p>
        </w:tc>
        <w:tc>
          <w:tcPr>
            <w:tcW w:w="1627" w:type="dxa"/>
          </w:tcPr>
          <w:p w14:paraId="00000180" w14:textId="77777777" w:rsidR="00760A7C" w:rsidRPr="00F960C0" w:rsidRDefault="00454794">
            <w:pPr>
              <w:spacing w:line="480" w:lineRule="auto"/>
              <w:rPr>
                <w:color w:val="000000"/>
              </w:rPr>
            </w:pPr>
            <w:r w:rsidRPr="00F960C0">
              <w:rPr>
                <w:color w:val="000000"/>
              </w:rPr>
              <w:t>-</w:t>
            </w:r>
          </w:p>
        </w:tc>
      </w:tr>
      <w:tr w:rsidR="00760A7C" w:rsidRPr="00F960C0" w14:paraId="012BA316" w14:textId="77777777">
        <w:tc>
          <w:tcPr>
            <w:tcW w:w="3135" w:type="dxa"/>
          </w:tcPr>
          <w:p w14:paraId="00000181" w14:textId="77777777" w:rsidR="00760A7C" w:rsidRPr="00F960C0" w:rsidRDefault="00454794">
            <w:pPr>
              <w:spacing w:line="480" w:lineRule="auto"/>
              <w:rPr>
                <w:b/>
                <w:color w:val="000000"/>
              </w:rPr>
            </w:pPr>
            <w:r w:rsidRPr="00F960C0">
              <w:rPr>
                <w:b/>
                <w:color w:val="000000"/>
              </w:rPr>
              <w:t>Mean W:L Ratio (n=18)</w:t>
            </w:r>
          </w:p>
        </w:tc>
        <w:tc>
          <w:tcPr>
            <w:tcW w:w="2302" w:type="dxa"/>
          </w:tcPr>
          <w:p w14:paraId="00000182" w14:textId="77777777" w:rsidR="00760A7C" w:rsidRPr="00F960C0" w:rsidRDefault="00454794">
            <w:pPr>
              <w:spacing w:line="480" w:lineRule="auto"/>
              <w:rPr>
                <w:color w:val="000000"/>
              </w:rPr>
            </w:pPr>
            <w:r w:rsidRPr="00F960C0">
              <w:rPr>
                <w:color w:val="000000"/>
              </w:rPr>
              <w:t>0.75 (0.11-1.52)</w:t>
            </w:r>
          </w:p>
        </w:tc>
        <w:tc>
          <w:tcPr>
            <w:tcW w:w="2286" w:type="dxa"/>
          </w:tcPr>
          <w:p w14:paraId="00000183" w14:textId="77777777" w:rsidR="00760A7C" w:rsidRPr="00F960C0" w:rsidRDefault="00454794">
            <w:pPr>
              <w:spacing w:line="480" w:lineRule="auto"/>
              <w:rPr>
                <w:color w:val="000000"/>
                <w:vertAlign w:val="superscript"/>
              </w:rPr>
            </w:pPr>
            <w:r w:rsidRPr="00F960C0">
              <w:rPr>
                <w:color w:val="000000"/>
                <w:vertAlign w:val="superscript"/>
              </w:rPr>
              <w:t>-</w:t>
            </w:r>
          </w:p>
        </w:tc>
        <w:tc>
          <w:tcPr>
            <w:tcW w:w="1627" w:type="dxa"/>
          </w:tcPr>
          <w:p w14:paraId="00000184" w14:textId="77777777" w:rsidR="00760A7C" w:rsidRPr="00F960C0" w:rsidRDefault="00454794">
            <w:pPr>
              <w:spacing w:line="480" w:lineRule="auto"/>
              <w:rPr>
                <w:color w:val="000000"/>
              </w:rPr>
            </w:pPr>
            <w:r w:rsidRPr="00F960C0">
              <w:rPr>
                <w:color w:val="000000"/>
              </w:rPr>
              <w:t>-</w:t>
            </w:r>
          </w:p>
        </w:tc>
      </w:tr>
      <w:tr w:rsidR="00760A7C" w:rsidRPr="00F960C0" w14:paraId="021C3067" w14:textId="77777777">
        <w:tc>
          <w:tcPr>
            <w:tcW w:w="3135" w:type="dxa"/>
          </w:tcPr>
          <w:p w14:paraId="00000185" w14:textId="77777777" w:rsidR="00760A7C" w:rsidRPr="00F960C0" w:rsidRDefault="00454794">
            <w:pPr>
              <w:spacing w:line="480" w:lineRule="auto"/>
              <w:rPr>
                <w:b/>
                <w:color w:val="000000"/>
              </w:rPr>
            </w:pPr>
            <w:r w:rsidRPr="00F960C0">
              <w:rPr>
                <w:b/>
                <w:color w:val="000000"/>
              </w:rPr>
              <w:t>Mean Overpass Age (n=29)</w:t>
            </w:r>
          </w:p>
        </w:tc>
        <w:tc>
          <w:tcPr>
            <w:tcW w:w="2302" w:type="dxa"/>
          </w:tcPr>
          <w:p w14:paraId="00000186" w14:textId="77777777" w:rsidR="00760A7C" w:rsidRPr="00F960C0" w:rsidRDefault="00454794">
            <w:pPr>
              <w:spacing w:line="480" w:lineRule="auto"/>
              <w:rPr>
                <w:color w:val="000000"/>
              </w:rPr>
            </w:pPr>
            <w:r w:rsidRPr="00F960C0">
              <w:rPr>
                <w:color w:val="000000"/>
              </w:rPr>
              <w:t>15 years (3-47)</w:t>
            </w:r>
          </w:p>
        </w:tc>
        <w:tc>
          <w:tcPr>
            <w:tcW w:w="2286" w:type="dxa"/>
          </w:tcPr>
          <w:p w14:paraId="00000187" w14:textId="77777777" w:rsidR="00760A7C" w:rsidRPr="00F960C0" w:rsidRDefault="00454794">
            <w:pPr>
              <w:spacing w:line="480" w:lineRule="auto"/>
              <w:rPr>
                <w:color w:val="000000"/>
              </w:rPr>
            </w:pPr>
            <w:r w:rsidRPr="00F960C0">
              <w:rPr>
                <w:color w:val="000000"/>
              </w:rPr>
              <w:t>-</w:t>
            </w:r>
          </w:p>
        </w:tc>
        <w:tc>
          <w:tcPr>
            <w:tcW w:w="1627" w:type="dxa"/>
          </w:tcPr>
          <w:p w14:paraId="00000188" w14:textId="77777777" w:rsidR="00760A7C" w:rsidRPr="00F960C0" w:rsidRDefault="00454794">
            <w:pPr>
              <w:spacing w:line="480" w:lineRule="auto"/>
              <w:rPr>
                <w:color w:val="000000"/>
              </w:rPr>
            </w:pPr>
            <w:r w:rsidRPr="00F960C0">
              <w:rPr>
                <w:color w:val="000000"/>
              </w:rPr>
              <w:t>-</w:t>
            </w:r>
          </w:p>
        </w:tc>
      </w:tr>
    </w:tbl>
    <w:p w14:paraId="00000189" w14:textId="77777777" w:rsidR="00760A7C" w:rsidRPr="00F960C0" w:rsidRDefault="00760A7C">
      <w:pPr>
        <w:spacing w:line="480" w:lineRule="auto"/>
        <w:rPr>
          <w:color w:val="000000"/>
        </w:rPr>
      </w:pPr>
    </w:p>
    <w:p w14:paraId="0000018A" w14:textId="6D0A168B" w:rsidR="00760A7C" w:rsidRPr="00F960C0" w:rsidRDefault="00454794">
      <w:pPr>
        <w:spacing w:line="480" w:lineRule="auto"/>
        <w:rPr>
          <w:b/>
          <w:color w:val="000000"/>
        </w:rPr>
      </w:pPr>
      <w:r w:rsidRPr="00F960C0">
        <w:rPr>
          <w:b/>
          <w:color w:val="000000"/>
        </w:rPr>
        <w:t xml:space="preserve">Table </w:t>
      </w:r>
      <w:r w:rsidR="005A39CC">
        <w:rPr>
          <w:b/>
          <w:color w:val="000000"/>
        </w:rPr>
        <w:t>A.3</w:t>
      </w:r>
      <w:r w:rsidRPr="00F960C0">
        <w:rPr>
          <w:b/>
          <w:color w:val="000000"/>
        </w:rPr>
        <w:t>: North American Parameters Estimated in Google Earth</w:t>
      </w: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7"/>
        <w:gridCol w:w="2129"/>
        <w:gridCol w:w="1953"/>
        <w:gridCol w:w="1841"/>
      </w:tblGrid>
      <w:tr w:rsidR="00760A7C" w:rsidRPr="00F960C0" w14:paraId="0E7995BF" w14:textId="77777777">
        <w:trPr>
          <w:trHeight w:val="531"/>
        </w:trPr>
        <w:tc>
          <w:tcPr>
            <w:tcW w:w="3427" w:type="dxa"/>
          </w:tcPr>
          <w:p w14:paraId="0000018B" w14:textId="77777777" w:rsidR="00760A7C" w:rsidRPr="00F960C0" w:rsidRDefault="00454794">
            <w:pPr>
              <w:spacing w:line="480" w:lineRule="auto"/>
              <w:rPr>
                <w:b/>
                <w:color w:val="000000"/>
                <w:vertAlign w:val="superscript"/>
              </w:rPr>
            </w:pPr>
            <w:r w:rsidRPr="00F960C0">
              <w:rPr>
                <w:b/>
                <w:color w:val="000000"/>
              </w:rPr>
              <w:t>Mean Width (n=28)</w:t>
            </w:r>
            <w:r w:rsidRPr="00F960C0">
              <w:rPr>
                <w:b/>
                <w:color w:val="000000"/>
                <w:vertAlign w:val="superscript"/>
              </w:rPr>
              <w:t>1</w:t>
            </w:r>
          </w:p>
        </w:tc>
        <w:tc>
          <w:tcPr>
            <w:tcW w:w="2129" w:type="dxa"/>
          </w:tcPr>
          <w:p w14:paraId="0000018C" w14:textId="77777777" w:rsidR="00760A7C" w:rsidRPr="00F960C0" w:rsidRDefault="00454794">
            <w:pPr>
              <w:spacing w:line="480" w:lineRule="auto"/>
              <w:rPr>
                <w:color w:val="000000"/>
              </w:rPr>
            </w:pPr>
            <w:r w:rsidRPr="00F960C0">
              <w:rPr>
                <w:color w:val="000000"/>
              </w:rPr>
              <w:t>33 m (6-65)</w:t>
            </w:r>
          </w:p>
        </w:tc>
        <w:tc>
          <w:tcPr>
            <w:tcW w:w="1953" w:type="dxa"/>
          </w:tcPr>
          <w:p w14:paraId="0000018D" w14:textId="77777777" w:rsidR="00760A7C" w:rsidRPr="00F960C0" w:rsidRDefault="00454794">
            <w:pPr>
              <w:spacing w:line="480" w:lineRule="auto"/>
              <w:rPr>
                <w:color w:val="000000"/>
                <w:vertAlign w:val="superscript"/>
              </w:rPr>
            </w:pPr>
            <w:r w:rsidRPr="00F960C0">
              <w:rPr>
                <w:color w:val="000000"/>
              </w:rPr>
              <w:t>&gt;50 m</w:t>
            </w:r>
          </w:p>
        </w:tc>
        <w:tc>
          <w:tcPr>
            <w:tcW w:w="1841" w:type="dxa"/>
          </w:tcPr>
          <w:p w14:paraId="0000018E" w14:textId="77777777" w:rsidR="00760A7C" w:rsidRPr="00F960C0" w:rsidRDefault="00454794">
            <w:pPr>
              <w:spacing w:line="480" w:lineRule="auto"/>
              <w:rPr>
                <w:color w:val="000000"/>
              </w:rPr>
            </w:pPr>
            <w:r w:rsidRPr="00F960C0">
              <w:rPr>
                <w:color w:val="000000"/>
              </w:rPr>
              <w:t>29%</w:t>
            </w:r>
          </w:p>
        </w:tc>
      </w:tr>
      <w:tr w:rsidR="00760A7C" w:rsidRPr="00F960C0" w14:paraId="69727372" w14:textId="77777777">
        <w:trPr>
          <w:trHeight w:val="531"/>
        </w:trPr>
        <w:tc>
          <w:tcPr>
            <w:tcW w:w="3427" w:type="dxa"/>
          </w:tcPr>
          <w:p w14:paraId="0000018F" w14:textId="77777777" w:rsidR="00760A7C" w:rsidRPr="00F960C0" w:rsidRDefault="00454794">
            <w:pPr>
              <w:spacing w:line="480" w:lineRule="auto"/>
              <w:rPr>
                <w:b/>
                <w:color w:val="000000"/>
                <w:vertAlign w:val="superscript"/>
              </w:rPr>
            </w:pPr>
            <w:r w:rsidRPr="00F960C0">
              <w:rPr>
                <w:b/>
                <w:color w:val="000000"/>
              </w:rPr>
              <w:t>Mean Length (n=27)</w:t>
            </w:r>
            <w:r w:rsidRPr="00F960C0">
              <w:rPr>
                <w:b/>
                <w:color w:val="000000"/>
                <w:vertAlign w:val="superscript"/>
              </w:rPr>
              <w:t>2</w:t>
            </w:r>
          </w:p>
        </w:tc>
        <w:tc>
          <w:tcPr>
            <w:tcW w:w="2129" w:type="dxa"/>
          </w:tcPr>
          <w:p w14:paraId="00000190" w14:textId="77777777" w:rsidR="00760A7C" w:rsidRPr="00F960C0" w:rsidRDefault="00454794">
            <w:pPr>
              <w:spacing w:line="480" w:lineRule="auto"/>
              <w:rPr>
                <w:color w:val="000000"/>
              </w:rPr>
            </w:pPr>
            <w:r w:rsidRPr="00F960C0">
              <w:rPr>
                <w:color w:val="000000"/>
              </w:rPr>
              <w:t>62 m (29-109)</w:t>
            </w:r>
          </w:p>
        </w:tc>
        <w:tc>
          <w:tcPr>
            <w:tcW w:w="1953" w:type="dxa"/>
          </w:tcPr>
          <w:p w14:paraId="00000191" w14:textId="77777777" w:rsidR="00760A7C" w:rsidRPr="00F960C0" w:rsidRDefault="00454794">
            <w:pPr>
              <w:spacing w:line="480" w:lineRule="auto"/>
              <w:rPr>
                <w:color w:val="000000"/>
              </w:rPr>
            </w:pPr>
            <w:r w:rsidRPr="00F960C0">
              <w:rPr>
                <w:color w:val="000000"/>
              </w:rPr>
              <w:t>-</w:t>
            </w:r>
          </w:p>
        </w:tc>
        <w:tc>
          <w:tcPr>
            <w:tcW w:w="1841" w:type="dxa"/>
          </w:tcPr>
          <w:p w14:paraId="00000192" w14:textId="77777777" w:rsidR="00760A7C" w:rsidRPr="00F960C0" w:rsidRDefault="00454794">
            <w:pPr>
              <w:spacing w:line="480" w:lineRule="auto"/>
              <w:rPr>
                <w:color w:val="000000"/>
              </w:rPr>
            </w:pPr>
            <w:r w:rsidRPr="00F960C0">
              <w:rPr>
                <w:color w:val="000000"/>
              </w:rPr>
              <w:t>-</w:t>
            </w:r>
          </w:p>
        </w:tc>
      </w:tr>
      <w:tr w:rsidR="00760A7C" w:rsidRPr="00F960C0" w14:paraId="66C3D0AA" w14:textId="77777777">
        <w:trPr>
          <w:trHeight w:val="531"/>
        </w:trPr>
        <w:tc>
          <w:tcPr>
            <w:tcW w:w="3427" w:type="dxa"/>
          </w:tcPr>
          <w:p w14:paraId="00000193" w14:textId="77777777" w:rsidR="00760A7C" w:rsidRPr="00F960C0" w:rsidRDefault="00454794">
            <w:pPr>
              <w:spacing w:line="480" w:lineRule="auto"/>
              <w:rPr>
                <w:b/>
                <w:color w:val="000000"/>
              </w:rPr>
            </w:pPr>
            <w:r w:rsidRPr="00F960C0">
              <w:rPr>
                <w:b/>
                <w:color w:val="000000"/>
              </w:rPr>
              <w:t>Mean W:L Ratio (n=27)</w:t>
            </w:r>
          </w:p>
        </w:tc>
        <w:tc>
          <w:tcPr>
            <w:tcW w:w="2129" w:type="dxa"/>
          </w:tcPr>
          <w:p w14:paraId="00000194" w14:textId="77777777" w:rsidR="00760A7C" w:rsidRPr="00F960C0" w:rsidRDefault="00454794">
            <w:pPr>
              <w:spacing w:line="480" w:lineRule="auto"/>
              <w:rPr>
                <w:color w:val="000000"/>
              </w:rPr>
            </w:pPr>
            <w:r w:rsidRPr="00F960C0">
              <w:rPr>
                <w:color w:val="000000"/>
              </w:rPr>
              <w:t>0.53 (0.09-1.10)</w:t>
            </w:r>
          </w:p>
        </w:tc>
        <w:tc>
          <w:tcPr>
            <w:tcW w:w="1953" w:type="dxa"/>
          </w:tcPr>
          <w:p w14:paraId="00000195" w14:textId="77777777" w:rsidR="00760A7C" w:rsidRPr="00F960C0" w:rsidRDefault="00454794">
            <w:pPr>
              <w:spacing w:line="480" w:lineRule="auto"/>
              <w:rPr>
                <w:color w:val="000000"/>
              </w:rPr>
            </w:pPr>
            <w:r w:rsidRPr="00F960C0">
              <w:rPr>
                <w:color w:val="000000"/>
              </w:rPr>
              <w:t>-</w:t>
            </w:r>
          </w:p>
        </w:tc>
        <w:tc>
          <w:tcPr>
            <w:tcW w:w="1841" w:type="dxa"/>
          </w:tcPr>
          <w:p w14:paraId="00000196" w14:textId="77777777" w:rsidR="00760A7C" w:rsidRPr="00F960C0" w:rsidRDefault="00454794">
            <w:pPr>
              <w:spacing w:line="480" w:lineRule="auto"/>
              <w:rPr>
                <w:color w:val="000000"/>
              </w:rPr>
            </w:pPr>
            <w:r w:rsidRPr="00F960C0">
              <w:rPr>
                <w:color w:val="000000"/>
              </w:rPr>
              <w:t>-</w:t>
            </w:r>
          </w:p>
        </w:tc>
      </w:tr>
      <w:tr w:rsidR="00760A7C" w:rsidRPr="00F960C0" w14:paraId="0128EFAA" w14:textId="77777777">
        <w:trPr>
          <w:trHeight w:val="506"/>
        </w:trPr>
        <w:tc>
          <w:tcPr>
            <w:tcW w:w="3427" w:type="dxa"/>
          </w:tcPr>
          <w:p w14:paraId="00000197" w14:textId="77777777" w:rsidR="00760A7C" w:rsidRPr="00F960C0" w:rsidRDefault="00454794">
            <w:pPr>
              <w:spacing w:line="480" w:lineRule="auto"/>
              <w:rPr>
                <w:b/>
                <w:color w:val="000000"/>
                <w:vertAlign w:val="superscript"/>
              </w:rPr>
            </w:pPr>
            <w:r w:rsidRPr="00F960C0">
              <w:rPr>
                <w:b/>
                <w:color w:val="000000"/>
              </w:rPr>
              <w:t>Mean Roadway Width (n=28)</w:t>
            </w:r>
          </w:p>
        </w:tc>
        <w:tc>
          <w:tcPr>
            <w:tcW w:w="2129" w:type="dxa"/>
          </w:tcPr>
          <w:p w14:paraId="00000198" w14:textId="77777777" w:rsidR="00760A7C" w:rsidRPr="00F960C0" w:rsidRDefault="00454794">
            <w:pPr>
              <w:spacing w:line="480" w:lineRule="auto"/>
              <w:rPr>
                <w:color w:val="000000"/>
              </w:rPr>
            </w:pPr>
            <w:r w:rsidRPr="00F960C0">
              <w:rPr>
                <w:color w:val="000000"/>
              </w:rPr>
              <w:t>33 m (10-62)</w:t>
            </w:r>
          </w:p>
        </w:tc>
        <w:tc>
          <w:tcPr>
            <w:tcW w:w="1953" w:type="dxa"/>
          </w:tcPr>
          <w:p w14:paraId="00000199" w14:textId="77777777" w:rsidR="00760A7C" w:rsidRPr="00F960C0" w:rsidRDefault="00454794">
            <w:pPr>
              <w:spacing w:line="480" w:lineRule="auto"/>
              <w:rPr>
                <w:color w:val="000000"/>
              </w:rPr>
            </w:pPr>
            <w:r w:rsidRPr="00F960C0">
              <w:rPr>
                <w:color w:val="000000"/>
              </w:rPr>
              <w:t>-</w:t>
            </w:r>
          </w:p>
        </w:tc>
        <w:tc>
          <w:tcPr>
            <w:tcW w:w="1841" w:type="dxa"/>
          </w:tcPr>
          <w:p w14:paraId="0000019A" w14:textId="77777777" w:rsidR="00760A7C" w:rsidRPr="00F960C0" w:rsidRDefault="00454794">
            <w:pPr>
              <w:spacing w:line="480" w:lineRule="auto"/>
              <w:rPr>
                <w:color w:val="000000"/>
              </w:rPr>
            </w:pPr>
            <w:r w:rsidRPr="00F960C0">
              <w:rPr>
                <w:color w:val="000000"/>
              </w:rPr>
              <w:t>-</w:t>
            </w:r>
          </w:p>
        </w:tc>
      </w:tr>
      <w:tr w:rsidR="00760A7C" w:rsidRPr="00F960C0" w14:paraId="1A7F016F" w14:textId="77777777">
        <w:trPr>
          <w:trHeight w:val="1061"/>
        </w:trPr>
        <w:tc>
          <w:tcPr>
            <w:tcW w:w="3427" w:type="dxa"/>
          </w:tcPr>
          <w:p w14:paraId="0000019B" w14:textId="77777777" w:rsidR="00760A7C" w:rsidRPr="00F960C0" w:rsidRDefault="00454794">
            <w:pPr>
              <w:spacing w:line="480" w:lineRule="auto"/>
              <w:rPr>
                <w:b/>
                <w:color w:val="000000"/>
              </w:rPr>
            </w:pPr>
            <w:r w:rsidRPr="00F960C0">
              <w:rPr>
                <w:b/>
                <w:color w:val="000000"/>
              </w:rPr>
              <w:t>Mean Number of Traffic Lanes Crossed (n=28)</w:t>
            </w:r>
          </w:p>
        </w:tc>
        <w:tc>
          <w:tcPr>
            <w:tcW w:w="2129" w:type="dxa"/>
          </w:tcPr>
          <w:p w14:paraId="0000019C" w14:textId="77777777" w:rsidR="00760A7C" w:rsidRPr="00F960C0" w:rsidRDefault="00454794">
            <w:pPr>
              <w:spacing w:line="480" w:lineRule="auto"/>
              <w:rPr>
                <w:color w:val="000000"/>
              </w:rPr>
            </w:pPr>
            <w:r w:rsidRPr="00F960C0">
              <w:rPr>
                <w:color w:val="000000"/>
              </w:rPr>
              <w:t>4 (2-8)</w:t>
            </w:r>
          </w:p>
        </w:tc>
        <w:tc>
          <w:tcPr>
            <w:tcW w:w="1953" w:type="dxa"/>
          </w:tcPr>
          <w:p w14:paraId="0000019D" w14:textId="77777777" w:rsidR="00760A7C" w:rsidRPr="00F960C0" w:rsidRDefault="00454794">
            <w:pPr>
              <w:spacing w:line="480" w:lineRule="auto"/>
              <w:rPr>
                <w:color w:val="000000"/>
              </w:rPr>
            </w:pPr>
            <w:r w:rsidRPr="00F960C0">
              <w:rPr>
                <w:color w:val="000000"/>
              </w:rPr>
              <w:t>-</w:t>
            </w:r>
          </w:p>
        </w:tc>
        <w:tc>
          <w:tcPr>
            <w:tcW w:w="1841" w:type="dxa"/>
          </w:tcPr>
          <w:p w14:paraId="0000019E" w14:textId="77777777" w:rsidR="00760A7C" w:rsidRPr="00F960C0" w:rsidRDefault="00454794">
            <w:pPr>
              <w:spacing w:line="480" w:lineRule="auto"/>
              <w:rPr>
                <w:color w:val="000000"/>
              </w:rPr>
            </w:pPr>
            <w:r w:rsidRPr="00F960C0">
              <w:rPr>
                <w:color w:val="000000"/>
              </w:rPr>
              <w:t>-</w:t>
            </w:r>
          </w:p>
        </w:tc>
      </w:tr>
    </w:tbl>
    <w:p w14:paraId="0000019F" w14:textId="77777777" w:rsidR="00760A7C" w:rsidRPr="00F960C0" w:rsidRDefault="00760A7C">
      <w:pPr>
        <w:spacing w:line="480" w:lineRule="auto"/>
        <w:rPr>
          <w:color w:val="000000"/>
        </w:rPr>
      </w:pPr>
    </w:p>
    <w:p w14:paraId="000001A0" w14:textId="03279996" w:rsidR="00760A7C" w:rsidRPr="00F960C0" w:rsidRDefault="00454794">
      <w:pPr>
        <w:numPr>
          <w:ilvl w:val="0"/>
          <w:numId w:val="3"/>
        </w:numPr>
        <w:pBdr>
          <w:top w:val="nil"/>
          <w:left w:val="nil"/>
          <w:bottom w:val="nil"/>
          <w:right w:val="nil"/>
          <w:between w:val="nil"/>
        </w:pBdr>
        <w:rPr>
          <w:rFonts w:eastAsia="Calibri"/>
          <w:i/>
          <w:color w:val="000000"/>
          <w:sz w:val="18"/>
          <w:szCs w:val="18"/>
        </w:rPr>
      </w:pPr>
      <w:r w:rsidRPr="00F960C0">
        <w:rPr>
          <w:rFonts w:eastAsia="Calibri"/>
          <w:i/>
          <w:color w:val="000000"/>
          <w:sz w:val="18"/>
          <w:szCs w:val="18"/>
        </w:rPr>
        <w:t>Estimated inner width of overpass</w:t>
      </w:r>
      <w:r w:rsidR="00F71F48">
        <w:rPr>
          <w:rFonts w:eastAsia="Calibri"/>
          <w:i/>
          <w:color w:val="000000"/>
          <w:sz w:val="18"/>
          <w:szCs w:val="18"/>
        </w:rPr>
        <w:t xml:space="preserve"> using </w:t>
      </w:r>
      <w:r w:rsidR="00F71F48" w:rsidRPr="00F71F48">
        <w:rPr>
          <w:i/>
          <w:color w:val="000000"/>
          <w:sz w:val="16"/>
          <w:szCs w:val="16"/>
        </w:rPr>
        <w:t>Google Earth Pro 7.3.4.8573 (64-bit).</w:t>
      </w:r>
    </w:p>
    <w:p w14:paraId="000001A1" w14:textId="1ABF07BB" w:rsidR="00760A7C" w:rsidRPr="00F960C0" w:rsidRDefault="00454794">
      <w:pPr>
        <w:numPr>
          <w:ilvl w:val="0"/>
          <w:numId w:val="3"/>
        </w:numPr>
        <w:pBdr>
          <w:top w:val="nil"/>
          <w:left w:val="nil"/>
          <w:bottom w:val="nil"/>
          <w:right w:val="nil"/>
          <w:between w:val="nil"/>
        </w:pBdr>
        <w:rPr>
          <w:rFonts w:eastAsia="Calibri"/>
          <w:i/>
          <w:color w:val="000000"/>
          <w:sz w:val="18"/>
          <w:szCs w:val="18"/>
        </w:rPr>
      </w:pPr>
      <w:r w:rsidRPr="00F960C0">
        <w:rPr>
          <w:rFonts w:eastAsia="Calibri"/>
          <w:i/>
          <w:color w:val="000000"/>
          <w:sz w:val="18"/>
          <w:szCs w:val="18"/>
        </w:rPr>
        <w:t xml:space="preserve">Estimated headwall length of overpass structures </w:t>
      </w:r>
      <w:r w:rsidR="00F71F48">
        <w:rPr>
          <w:rFonts w:eastAsia="Calibri"/>
          <w:i/>
          <w:color w:val="000000"/>
          <w:sz w:val="18"/>
          <w:szCs w:val="18"/>
        </w:rPr>
        <w:t xml:space="preserve">using </w:t>
      </w:r>
      <w:r w:rsidR="00F71F48" w:rsidRPr="00F71F48">
        <w:rPr>
          <w:i/>
          <w:color w:val="000000"/>
          <w:sz w:val="16"/>
          <w:szCs w:val="16"/>
        </w:rPr>
        <w:t>Google Earth Pro 7.3.4.8573 (64-bit).</w:t>
      </w:r>
    </w:p>
    <w:p w14:paraId="000001A2" w14:textId="77777777" w:rsidR="00760A7C" w:rsidRPr="00F960C0" w:rsidRDefault="00454794">
      <w:pPr>
        <w:numPr>
          <w:ilvl w:val="0"/>
          <w:numId w:val="3"/>
        </w:numPr>
        <w:pBdr>
          <w:top w:val="nil"/>
          <w:left w:val="nil"/>
          <w:bottom w:val="nil"/>
          <w:right w:val="nil"/>
          <w:between w:val="nil"/>
        </w:pBdr>
        <w:rPr>
          <w:rFonts w:eastAsia="Calibri"/>
          <w:i/>
          <w:color w:val="000000"/>
          <w:sz w:val="18"/>
          <w:szCs w:val="18"/>
        </w:rPr>
      </w:pPr>
      <w:r w:rsidRPr="00F960C0">
        <w:rPr>
          <w:rFonts w:eastAsia="Calibri"/>
          <w:i/>
          <w:color w:val="000000"/>
          <w:sz w:val="18"/>
          <w:szCs w:val="18"/>
        </w:rPr>
        <w:t>Expert width recommendation of 50m or greater for overpasses in North American (</w:t>
      </w:r>
      <w:r w:rsidRPr="00F960C0">
        <w:rPr>
          <w:rFonts w:eastAsia="Calibri"/>
          <w:color w:val="000000"/>
          <w:sz w:val="18"/>
          <w:szCs w:val="18"/>
        </w:rPr>
        <w:t xml:space="preserve">Clevenger and </w:t>
      </w:r>
      <w:proofErr w:type="spellStart"/>
      <w:r w:rsidRPr="00F960C0">
        <w:rPr>
          <w:rFonts w:eastAsia="Calibri"/>
          <w:color w:val="000000"/>
          <w:sz w:val="18"/>
          <w:szCs w:val="18"/>
        </w:rPr>
        <w:t>Huijser</w:t>
      </w:r>
      <w:proofErr w:type="spellEnd"/>
      <w:r w:rsidRPr="00F960C0">
        <w:rPr>
          <w:rFonts w:eastAsia="Calibri"/>
          <w:i/>
          <w:color w:val="000000"/>
          <w:sz w:val="18"/>
          <w:szCs w:val="18"/>
        </w:rPr>
        <w:t xml:space="preserve">, </w:t>
      </w:r>
      <w:r w:rsidRPr="00F960C0">
        <w:rPr>
          <w:rFonts w:eastAsia="Calibri"/>
          <w:color w:val="000000"/>
          <w:sz w:val="18"/>
          <w:szCs w:val="18"/>
        </w:rPr>
        <w:t>2011)</w:t>
      </w:r>
    </w:p>
    <w:p w14:paraId="000001A4" w14:textId="77777777" w:rsidR="00760A7C" w:rsidRPr="00F960C0" w:rsidRDefault="00760A7C">
      <w:pPr>
        <w:spacing w:line="480" w:lineRule="auto"/>
      </w:pPr>
    </w:p>
    <w:p w14:paraId="000001A5" w14:textId="0EA2D021" w:rsidR="00760A7C" w:rsidRDefault="00760A7C">
      <w:pPr>
        <w:spacing w:line="480" w:lineRule="auto"/>
      </w:pPr>
    </w:p>
    <w:p w14:paraId="17173FE2" w14:textId="15458430" w:rsidR="002645EB" w:rsidRDefault="002645EB">
      <w:pPr>
        <w:spacing w:line="480" w:lineRule="auto"/>
      </w:pPr>
    </w:p>
    <w:p w14:paraId="26ECEBCC" w14:textId="77777777" w:rsidR="00E67270" w:rsidRDefault="00E67270">
      <w:pPr>
        <w:spacing w:line="480" w:lineRule="auto"/>
      </w:pPr>
    </w:p>
    <w:p w14:paraId="1320D5A8" w14:textId="77777777" w:rsidR="00152D85" w:rsidRPr="00F960C0" w:rsidRDefault="00152D85">
      <w:pPr>
        <w:spacing w:line="480" w:lineRule="auto"/>
      </w:pPr>
    </w:p>
    <w:p w14:paraId="000001A6" w14:textId="45B152EB" w:rsidR="00760A7C" w:rsidRPr="00F960C0" w:rsidRDefault="00454794">
      <w:pPr>
        <w:spacing w:line="480" w:lineRule="auto"/>
        <w:rPr>
          <w:b/>
          <w:color w:val="000000"/>
        </w:rPr>
      </w:pPr>
      <w:r w:rsidRPr="00F960C0">
        <w:rPr>
          <w:b/>
          <w:color w:val="000000"/>
        </w:rPr>
        <w:t xml:space="preserve">Table </w:t>
      </w:r>
      <w:r w:rsidR="005A39CC">
        <w:rPr>
          <w:b/>
          <w:color w:val="000000"/>
        </w:rPr>
        <w:t>A.4</w:t>
      </w:r>
      <w:r w:rsidRPr="00F960C0">
        <w:rPr>
          <w:b/>
          <w:color w:val="000000"/>
        </w:rPr>
        <w:t>: European Overpass Parameters Reported in Literature</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5"/>
        <w:gridCol w:w="2302"/>
        <w:gridCol w:w="2286"/>
        <w:gridCol w:w="1627"/>
      </w:tblGrid>
      <w:tr w:rsidR="00760A7C" w:rsidRPr="00F960C0" w14:paraId="1566CD67" w14:textId="77777777">
        <w:tc>
          <w:tcPr>
            <w:tcW w:w="3135" w:type="dxa"/>
          </w:tcPr>
          <w:p w14:paraId="000001A7" w14:textId="77777777" w:rsidR="00760A7C" w:rsidRPr="00F960C0" w:rsidRDefault="00760A7C">
            <w:pPr>
              <w:spacing w:line="480" w:lineRule="auto"/>
              <w:rPr>
                <w:color w:val="000000"/>
              </w:rPr>
            </w:pPr>
          </w:p>
        </w:tc>
        <w:tc>
          <w:tcPr>
            <w:tcW w:w="2302" w:type="dxa"/>
          </w:tcPr>
          <w:p w14:paraId="000001A8" w14:textId="77777777" w:rsidR="00760A7C" w:rsidRPr="00F960C0" w:rsidRDefault="00454794">
            <w:pPr>
              <w:spacing w:line="480" w:lineRule="auto"/>
              <w:rPr>
                <w:b/>
                <w:color w:val="000000"/>
              </w:rPr>
            </w:pPr>
            <w:r w:rsidRPr="00F960C0">
              <w:rPr>
                <w:b/>
                <w:color w:val="000000"/>
              </w:rPr>
              <w:t>Global Wildlife Overpass Parameters</w:t>
            </w:r>
          </w:p>
        </w:tc>
        <w:tc>
          <w:tcPr>
            <w:tcW w:w="2286" w:type="dxa"/>
          </w:tcPr>
          <w:p w14:paraId="000001A9" w14:textId="77777777" w:rsidR="00760A7C" w:rsidRPr="00F960C0" w:rsidRDefault="00454794">
            <w:pPr>
              <w:spacing w:line="480" w:lineRule="auto"/>
              <w:rPr>
                <w:b/>
                <w:color w:val="000000"/>
                <w:vertAlign w:val="superscript"/>
              </w:rPr>
            </w:pPr>
            <w:r w:rsidRPr="00F960C0">
              <w:rPr>
                <w:b/>
                <w:color w:val="000000"/>
              </w:rPr>
              <w:t xml:space="preserve">Expert Recommendations </w:t>
            </w:r>
            <w:r w:rsidRPr="00F960C0">
              <w:rPr>
                <w:b/>
                <w:color w:val="000000"/>
                <w:vertAlign w:val="superscript"/>
              </w:rPr>
              <w:t>3,4</w:t>
            </w:r>
          </w:p>
        </w:tc>
        <w:tc>
          <w:tcPr>
            <w:tcW w:w="1627" w:type="dxa"/>
          </w:tcPr>
          <w:p w14:paraId="000001AA" w14:textId="77777777" w:rsidR="00760A7C" w:rsidRPr="00F960C0" w:rsidRDefault="00454794">
            <w:pPr>
              <w:spacing w:line="480" w:lineRule="auto"/>
              <w:rPr>
                <w:b/>
                <w:color w:val="000000"/>
              </w:rPr>
            </w:pPr>
            <w:r w:rsidRPr="00F960C0">
              <w:rPr>
                <w:b/>
                <w:color w:val="000000"/>
              </w:rPr>
              <w:t>Compliance</w:t>
            </w:r>
          </w:p>
        </w:tc>
      </w:tr>
      <w:tr w:rsidR="00760A7C" w:rsidRPr="00F960C0" w14:paraId="23E2B1BD" w14:textId="77777777">
        <w:tc>
          <w:tcPr>
            <w:tcW w:w="3135" w:type="dxa"/>
          </w:tcPr>
          <w:p w14:paraId="000001AB" w14:textId="77777777" w:rsidR="00760A7C" w:rsidRPr="00F960C0" w:rsidRDefault="00454794">
            <w:pPr>
              <w:spacing w:line="480" w:lineRule="auto"/>
              <w:rPr>
                <w:b/>
                <w:color w:val="000000"/>
              </w:rPr>
            </w:pPr>
            <w:r w:rsidRPr="00F960C0">
              <w:rPr>
                <w:b/>
                <w:color w:val="000000"/>
              </w:rPr>
              <w:lastRenderedPageBreak/>
              <w:t>Mean Reported Width (n=2)</w:t>
            </w:r>
          </w:p>
        </w:tc>
        <w:tc>
          <w:tcPr>
            <w:tcW w:w="2302" w:type="dxa"/>
          </w:tcPr>
          <w:p w14:paraId="000001AC" w14:textId="77777777" w:rsidR="00760A7C" w:rsidRPr="00F960C0" w:rsidRDefault="00454794">
            <w:pPr>
              <w:spacing w:line="480" w:lineRule="auto"/>
              <w:rPr>
                <w:color w:val="000000"/>
              </w:rPr>
            </w:pPr>
            <w:r w:rsidRPr="00F960C0">
              <w:rPr>
                <w:color w:val="000000"/>
              </w:rPr>
              <w:t>50m</w:t>
            </w:r>
          </w:p>
        </w:tc>
        <w:tc>
          <w:tcPr>
            <w:tcW w:w="2286" w:type="dxa"/>
          </w:tcPr>
          <w:p w14:paraId="000001AD" w14:textId="77777777" w:rsidR="00760A7C" w:rsidRPr="00F960C0" w:rsidRDefault="00454794">
            <w:pPr>
              <w:spacing w:line="480" w:lineRule="auto"/>
              <w:rPr>
                <w:color w:val="000000"/>
                <w:vertAlign w:val="superscript"/>
              </w:rPr>
            </w:pPr>
            <w:r w:rsidRPr="00F960C0">
              <w:rPr>
                <w:color w:val="000000"/>
              </w:rPr>
              <w:t>&gt;40 m</w:t>
            </w:r>
          </w:p>
        </w:tc>
        <w:tc>
          <w:tcPr>
            <w:tcW w:w="1627" w:type="dxa"/>
          </w:tcPr>
          <w:p w14:paraId="000001AE" w14:textId="77777777" w:rsidR="00760A7C" w:rsidRPr="00F960C0" w:rsidRDefault="00454794">
            <w:pPr>
              <w:spacing w:line="480" w:lineRule="auto"/>
              <w:rPr>
                <w:color w:val="000000"/>
              </w:rPr>
            </w:pPr>
            <w:r w:rsidRPr="00F960C0">
              <w:rPr>
                <w:color w:val="000000"/>
              </w:rPr>
              <w:t>100%</w:t>
            </w:r>
          </w:p>
        </w:tc>
      </w:tr>
      <w:tr w:rsidR="00760A7C" w:rsidRPr="00F960C0" w14:paraId="4AC95C2A" w14:textId="77777777">
        <w:tc>
          <w:tcPr>
            <w:tcW w:w="3135" w:type="dxa"/>
          </w:tcPr>
          <w:p w14:paraId="000001AF" w14:textId="77777777" w:rsidR="00760A7C" w:rsidRPr="00F960C0" w:rsidRDefault="00454794">
            <w:pPr>
              <w:spacing w:line="480" w:lineRule="auto"/>
              <w:rPr>
                <w:b/>
                <w:color w:val="000000"/>
              </w:rPr>
            </w:pPr>
            <w:r w:rsidRPr="00F960C0">
              <w:rPr>
                <w:b/>
                <w:color w:val="000000"/>
              </w:rPr>
              <w:t>Mean Reported Length (n=0)</w:t>
            </w:r>
          </w:p>
        </w:tc>
        <w:tc>
          <w:tcPr>
            <w:tcW w:w="2302" w:type="dxa"/>
          </w:tcPr>
          <w:p w14:paraId="000001B0" w14:textId="77777777" w:rsidR="00760A7C" w:rsidRPr="00F960C0" w:rsidRDefault="00454794">
            <w:pPr>
              <w:spacing w:line="480" w:lineRule="auto"/>
              <w:rPr>
                <w:color w:val="000000"/>
              </w:rPr>
            </w:pPr>
            <w:r w:rsidRPr="00F960C0">
              <w:rPr>
                <w:color w:val="000000"/>
              </w:rPr>
              <w:t>-</w:t>
            </w:r>
          </w:p>
        </w:tc>
        <w:tc>
          <w:tcPr>
            <w:tcW w:w="2286" w:type="dxa"/>
          </w:tcPr>
          <w:p w14:paraId="000001B1" w14:textId="77777777" w:rsidR="00760A7C" w:rsidRPr="00F960C0" w:rsidRDefault="00454794">
            <w:pPr>
              <w:spacing w:line="480" w:lineRule="auto"/>
              <w:rPr>
                <w:color w:val="000000"/>
              </w:rPr>
            </w:pPr>
            <w:r w:rsidRPr="00F960C0">
              <w:rPr>
                <w:color w:val="000000"/>
              </w:rPr>
              <w:t>-</w:t>
            </w:r>
          </w:p>
        </w:tc>
        <w:tc>
          <w:tcPr>
            <w:tcW w:w="1627" w:type="dxa"/>
          </w:tcPr>
          <w:p w14:paraId="000001B2" w14:textId="77777777" w:rsidR="00760A7C" w:rsidRPr="00F960C0" w:rsidRDefault="00454794">
            <w:pPr>
              <w:spacing w:line="480" w:lineRule="auto"/>
              <w:rPr>
                <w:color w:val="000000"/>
              </w:rPr>
            </w:pPr>
            <w:r w:rsidRPr="00F960C0">
              <w:rPr>
                <w:color w:val="000000"/>
              </w:rPr>
              <w:t>-</w:t>
            </w:r>
          </w:p>
        </w:tc>
      </w:tr>
      <w:tr w:rsidR="00760A7C" w:rsidRPr="00F960C0" w14:paraId="29E197CE" w14:textId="77777777">
        <w:tc>
          <w:tcPr>
            <w:tcW w:w="3135" w:type="dxa"/>
          </w:tcPr>
          <w:p w14:paraId="000001B3" w14:textId="77777777" w:rsidR="00760A7C" w:rsidRPr="00F960C0" w:rsidRDefault="00454794">
            <w:pPr>
              <w:spacing w:line="480" w:lineRule="auto"/>
              <w:rPr>
                <w:b/>
                <w:color w:val="000000"/>
              </w:rPr>
            </w:pPr>
            <w:r w:rsidRPr="00F960C0">
              <w:rPr>
                <w:b/>
                <w:color w:val="000000"/>
              </w:rPr>
              <w:t>Mean W:L Ratio (n=0)</w:t>
            </w:r>
          </w:p>
        </w:tc>
        <w:tc>
          <w:tcPr>
            <w:tcW w:w="2302" w:type="dxa"/>
          </w:tcPr>
          <w:p w14:paraId="000001B4" w14:textId="77777777" w:rsidR="00760A7C" w:rsidRPr="00F960C0" w:rsidRDefault="00454794">
            <w:pPr>
              <w:spacing w:line="480" w:lineRule="auto"/>
              <w:rPr>
                <w:color w:val="000000"/>
              </w:rPr>
            </w:pPr>
            <w:r w:rsidRPr="00F960C0">
              <w:rPr>
                <w:color w:val="000000"/>
              </w:rPr>
              <w:t>-</w:t>
            </w:r>
          </w:p>
        </w:tc>
        <w:tc>
          <w:tcPr>
            <w:tcW w:w="2286" w:type="dxa"/>
          </w:tcPr>
          <w:p w14:paraId="000001B5" w14:textId="77777777" w:rsidR="00760A7C" w:rsidRPr="00F960C0" w:rsidRDefault="00454794">
            <w:pPr>
              <w:spacing w:line="480" w:lineRule="auto"/>
              <w:rPr>
                <w:color w:val="000000"/>
                <w:vertAlign w:val="superscript"/>
              </w:rPr>
            </w:pPr>
            <w:r w:rsidRPr="00F960C0">
              <w:rPr>
                <w:color w:val="000000"/>
              </w:rPr>
              <w:t>&gt;0.8 m</w:t>
            </w:r>
          </w:p>
        </w:tc>
        <w:tc>
          <w:tcPr>
            <w:tcW w:w="1627" w:type="dxa"/>
          </w:tcPr>
          <w:p w14:paraId="000001B6" w14:textId="77777777" w:rsidR="00760A7C" w:rsidRPr="00F960C0" w:rsidRDefault="00454794">
            <w:pPr>
              <w:spacing w:line="480" w:lineRule="auto"/>
              <w:rPr>
                <w:color w:val="000000"/>
              </w:rPr>
            </w:pPr>
            <w:r w:rsidRPr="00F960C0">
              <w:rPr>
                <w:color w:val="000000"/>
              </w:rPr>
              <w:t>-</w:t>
            </w:r>
          </w:p>
        </w:tc>
      </w:tr>
      <w:tr w:rsidR="00760A7C" w:rsidRPr="00F960C0" w14:paraId="4E898237" w14:textId="77777777">
        <w:tc>
          <w:tcPr>
            <w:tcW w:w="3135" w:type="dxa"/>
          </w:tcPr>
          <w:p w14:paraId="000001B7" w14:textId="77777777" w:rsidR="00760A7C" w:rsidRPr="00F960C0" w:rsidRDefault="00454794">
            <w:pPr>
              <w:spacing w:line="480" w:lineRule="auto"/>
              <w:rPr>
                <w:b/>
                <w:color w:val="000000"/>
              </w:rPr>
            </w:pPr>
            <w:r w:rsidRPr="00F960C0">
              <w:rPr>
                <w:b/>
                <w:color w:val="000000"/>
              </w:rPr>
              <w:t>Mean Overpass Age (n=14)</w:t>
            </w:r>
          </w:p>
        </w:tc>
        <w:tc>
          <w:tcPr>
            <w:tcW w:w="2302" w:type="dxa"/>
          </w:tcPr>
          <w:p w14:paraId="000001B8" w14:textId="77777777" w:rsidR="00760A7C" w:rsidRPr="00F960C0" w:rsidRDefault="00454794">
            <w:pPr>
              <w:spacing w:line="480" w:lineRule="auto"/>
              <w:rPr>
                <w:color w:val="000000"/>
              </w:rPr>
            </w:pPr>
            <w:r w:rsidRPr="00F960C0">
              <w:rPr>
                <w:color w:val="000000"/>
              </w:rPr>
              <w:t>19 years (5-46)</w:t>
            </w:r>
          </w:p>
        </w:tc>
        <w:tc>
          <w:tcPr>
            <w:tcW w:w="2286" w:type="dxa"/>
          </w:tcPr>
          <w:p w14:paraId="000001B9" w14:textId="77777777" w:rsidR="00760A7C" w:rsidRPr="00F960C0" w:rsidRDefault="00454794">
            <w:pPr>
              <w:spacing w:line="480" w:lineRule="auto"/>
              <w:rPr>
                <w:color w:val="000000"/>
              </w:rPr>
            </w:pPr>
            <w:r w:rsidRPr="00F960C0">
              <w:rPr>
                <w:color w:val="000000"/>
              </w:rPr>
              <w:t>-</w:t>
            </w:r>
          </w:p>
        </w:tc>
        <w:tc>
          <w:tcPr>
            <w:tcW w:w="1627" w:type="dxa"/>
          </w:tcPr>
          <w:p w14:paraId="000001BA" w14:textId="77777777" w:rsidR="00760A7C" w:rsidRPr="00F960C0" w:rsidRDefault="00454794">
            <w:pPr>
              <w:spacing w:line="480" w:lineRule="auto"/>
              <w:rPr>
                <w:color w:val="000000"/>
              </w:rPr>
            </w:pPr>
            <w:r w:rsidRPr="00F960C0">
              <w:rPr>
                <w:color w:val="000000"/>
              </w:rPr>
              <w:t>-</w:t>
            </w:r>
          </w:p>
        </w:tc>
      </w:tr>
    </w:tbl>
    <w:p w14:paraId="000001BB" w14:textId="77777777" w:rsidR="00760A7C" w:rsidRPr="00F960C0" w:rsidRDefault="00760A7C">
      <w:pPr>
        <w:spacing w:line="480" w:lineRule="auto"/>
        <w:rPr>
          <w:color w:val="000000"/>
        </w:rPr>
      </w:pPr>
    </w:p>
    <w:p w14:paraId="000001BC" w14:textId="492E96DD" w:rsidR="00760A7C" w:rsidRPr="00F960C0" w:rsidRDefault="00454794">
      <w:pPr>
        <w:spacing w:line="480" w:lineRule="auto"/>
        <w:rPr>
          <w:b/>
          <w:color w:val="000000"/>
        </w:rPr>
      </w:pPr>
      <w:r w:rsidRPr="00F960C0">
        <w:rPr>
          <w:b/>
          <w:color w:val="000000"/>
        </w:rPr>
        <w:t xml:space="preserve">Table </w:t>
      </w:r>
      <w:r w:rsidR="005A39CC">
        <w:rPr>
          <w:b/>
          <w:color w:val="000000"/>
        </w:rPr>
        <w:t>A.5</w:t>
      </w:r>
      <w:r w:rsidRPr="00F960C0">
        <w:rPr>
          <w:b/>
          <w:color w:val="000000"/>
        </w:rPr>
        <w:t>: European Parameters Estimated in Google Earth</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3"/>
        <w:gridCol w:w="2095"/>
        <w:gridCol w:w="2110"/>
        <w:gridCol w:w="1822"/>
      </w:tblGrid>
      <w:tr w:rsidR="00760A7C" w:rsidRPr="00F960C0" w14:paraId="0C5563A8" w14:textId="77777777">
        <w:trPr>
          <w:trHeight w:val="531"/>
        </w:trPr>
        <w:tc>
          <w:tcPr>
            <w:tcW w:w="3323" w:type="dxa"/>
          </w:tcPr>
          <w:p w14:paraId="000001BD" w14:textId="77777777" w:rsidR="00760A7C" w:rsidRPr="00F960C0" w:rsidRDefault="00760A7C">
            <w:pPr>
              <w:spacing w:line="480" w:lineRule="auto"/>
              <w:rPr>
                <w:b/>
                <w:color w:val="000000"/>
              </w:rPr>
            </w:pPr>
          </w:p>
        </w:tc>
        <w:tc>
          <w:tcPr>
            <w:tcW w:w="2095" w:type="dxa"/>
          </w:tcPr>
          <w:p w14:paraId="000001BE" w14:textId="77777777" w:rsidR="00760A7C" w:rsidRPr="00F960C0" w:rsidRDefault="00454794">
            <w:pPr>
              <w:spacing w:line="480" w:lineRule="auto"/>
              <w:rPr>
                <w:color w:val="000000"/>
              </w:rPr>
            </w:pPr>
            <w:r w:rsidRPr="00F960C0">
              <w:rPr>
                <w:b/>
                <w:color w:val="000000"/>
              </w:rPr>
              <w:t>Global Wildlife Overpass Parameters</w:t>
            </w:r>
          </w:p>
        </w:tc>
        <w:tc>
          <w:tcPr>
            <w:tcW w:w="2110" w:type="dxa"/>
          </w:tcPr>
          <w:p w14:paraId="000001BF" w14:textId="77777777" w:rsidR="00760A7C" w:rsidRPr="00F960C0" w:rsidRDefault="00454794">
            <w:pPr>
              <w:spacing w:line="480" w:lineRule="auto"/>
              <w:rPr>
                <w:color w:val="000000"/>
              </w:rPr>
            </w:pPr>
            <w:r w:rsidRPr="00F960C0">
              <w:rPr>
                <w:b/>
                <w:color w:val="000000"/>
              </w:rPr>
              <w:t xml:space="preserve">Expert Recommendations </w:t>
            </w:r>
            <w:r w:rsidRPr="00F960C0">
              <w:rPr>
                <w:b/>
                <w:color w:val="000000"/>
                <w:vertAlign w:val="superscript"/>
              </w:rPr>
              <w:t>3,4</w:t>
            </w:r>
          </w:p>
        </w:tc>
        <w:tc>
          <w:tcPr>
            <w:tcW w:w="1822" w:type="dxa"/>
          </w:tcPr>
          <w:p w14:paraId="000001C0" w14:textId="77777777" w:rsidR="00760A7C" w:rsidRPr="00F960C0" w:rsidRDefault="00454794">
            <w:pPr>
              <w:spacing w:line="480" w:lineRule="auto"/>
              <w:rPr>
                <w:color w:val="000000"/>
              </w:rPr>
            </w:pPr>
            <w:r w:rsidRPr="00F960C0">
              <w:rPr>
                <w:b/>
                <w:color w:val="000000"/>
              </w:rPr>
              <w:t>Compliance</w:t>
            </w:r>
          </w:p>
        </w:tc>
      </w:tr>
      <w:tr w:rsidR="00760A7C" w:rsidRPr="00F960C0" w14:paraId="42DCD82E" w14:textId="77777777">
        <w:trPr>
          <w:trHeight w:val="531"/>
        </w:trPr>
        <w:tc>
          <w:tcPr>
            <w:tcW w:w="3323" w:type="dxa"/>
          </w:tcPr>
          <w:p w14:paraId="000001C1" w14:textId="77777777" w:rsidR="00760A7C" w:rsidRPr="00F960C0" w:rsidRDefault="00454794">
            <w:pPr>
              <w:spacing w:line="480" w:lineRule="auto"/>
              <w:rPr>
                <w:b/>
                <w:color w:val="000000"/>
                <w:vertAlign w:val="superscript"/>
              </w:rPr>
            </w:pPr>
            <w:r w:rsidRPr="00F960C0">
              <w:rPr>
                <w:b/>
                <w:color w:val="000000"/>
              </w:rPr>
              <w:t>Mean Width (n=52)</w:t>
            </w:r>
            <w:r w:rsidRPr="00F960C0">
              <w:rPr>
                <w:b/>
                <w:color w:val="000000"/>
                <w:vertAlign w:val="superscript"/>
              </w:rPr>
              <w:t>1</w:t>
            </w:r>
          </w:p>
        </w:tc>
        <w:tc>
          <w:tcPr>
            <w:tcW w:w="2095" w:type="dxa"/>
          </w:tcPr>
          <w:p w14:paraId="000001C2" w14:textId="77777777" w:rsidR="00760A7C" w:rsidRPr="00F960C0" w:rsidRDefault="00454794">
            <w:pPr>
              <w:spacing w:line="480" w:lineRule="auto"/>
              <w:rPr>
                <w:color w:val="000000"/>
              </w:rPr>
            </w:pPr>
            <w:r w:rsidRPr="00F960C0">
              <w:rPr>
                <w:color w:val="000000"/>
              </w:rPr>
              <w:t>38m (11-76)</w:t>
            </w:r>
          </w:p>
        </w:tc>
        <w:tc>
          <w:tcPr>
            <w:tcW w:w="2110" w:type="dxa"/>
          </w:tcPr>
          <w:p w14:paraId="000001C3" w14:textId="77777777" w:rsidR="00760A7C" w:rsidRPr="00F960C0" w:rsidRDefault="00454794">
            <w:pPr>
              <w:spacing w:line="480" w:lineRule="auto"/>
              <w:rPr>
                <w:color w:val="000000"/>
                <w:vertAlign w:val="superscript"/>
              </w:rPr>
            </w:pPr>
            <w:r w:rsidRPr="00F960C0">
              <w:rPr>
                <w:color w:val="000000"/>
              </w:rPr>
              <w:t>&gt;40 m</w:t>
            </w:r>
          </w:p>
        </w:tc>
        <w:tc>
          <w:tcPr>
            <w:tcW w:w="1822" w:type="dxa"/>
          </w:tcPr>
          <w:p w14:paraId="000001C4" w14:textId="77777777" w:rsidR="00760A7C" w:rsidRPr="00F960C0" w:rsidRDefault="00454794">
            <w:pPr>
              <w:spacing w:line="480" w:lineRule="auto"/>
              <w:rPr>
                <w:color w:val="000000"/>
              </w:rPr>
            </w:pPr>
            <w:r w:rsidRPr="00F960C0">
              <w:rPr>
                <w:color w:val="000000"/>
              </w:rPr>
              <w:t>50%</w:t>
            </w:r>
          </w:p>
        </w:tc>
      </w:tr>
      <w:tr w:rsidR="00760A7C" w:rsidRPr="00F960C0" w14:paraId="2D5E46BC" w14:textId="77777777">
        <w:trPr>
          <w:trHeight w:val="531"/>
        </w:trPr>
        <w:tc>
          <w:tcPr>
            <w:tcW w:w="3323" w:type="dxa"/>
          </w:tcPr>
          <w:p w14:paraId="000001C5" w14:textId="77777777" w:rsidR="00760A7C" w:rsidRPr="00F960C0" w:rsidRDefault="00454794">
            <w:pPr>
              <w:spacing w:line="480" w:lineRule="auto"/>
              <w:rPr>
                <w:b/>
                <w:color w:val="000000"/>
                <w:vertAlign w:val="superscript"/>
              </w:rPr>
            </w:pPr>
            <w:r w:rsidRPr="00F960C0">
              <w:rPr>
                <w:b/>
                <w:color w:val="000000"/>
              </w:rPr>
              <w:t>Mean Length (n=52)</w:t>
            </w:r>
            <w:r w:rsidRPr="00F960C0">
              <w:rPr>
                <w:b/>
                <w:color w:val="000000"/>
                <w:vertAlign w:val="superscript"/>
              </w:rPr>
              <w:t>2</w:t>
            </w:r>
          </w:p>
        </w:tc>
        <w:tc>
          <w:tcPr>
            <w:tcW w:w="2095" w:type="dxa"/>
          </w:tcPr>
          <w:p w14:paraId="000001C6" w14:textId="77777777" w:rsidR="00760A7C" w:rsidRPr="00F960C0" w:rsidRDefault="00454794">
            <w:pPr>
              <w:spacing w:line="480" w:lineRule="auto"/>
              <w:rPr>
                <w:color w:val="000000"/>
              </w:rPr>
            </w:pPr>
            <w:r w:rsidRPr="00F960C0">
              <w:rPr>
                <w:color w:val="000000"/>
              </w:rPr>
              <w:t>72 m (23-138)</w:t>
            </w:r>
          </w:p>
        </w:tc>
        <w:tc>
          <w:tcPr>
            <w:tcW w:w="2110" w:type="dxa"/>
          </w:tcPr>
          <w:p w14:paraId="000001C7" w14:textId="77777777" w:rsidR="00760A7C" w:rsidRPr="00F960C0" w:rsidRDefault="00454794">
            <w:pPr>
              <w:spacing w:line="480" w:lineRule="auto"/>
              <w:rPr>
                <w:color w:val="000000"/>
              </w:rPr>
            </w:pPr>
            <w:r w:rsidRPr="00F960C0">
              <w:rPr>
                <w:color w:val="000000"/>
              </w:rPr>
              <w:t>-</w:t>
            </w:r>
          </w:p>
        </w:tc>
        <w:tc>
          <w:tcPr>
            <w:tcW w:w="1822" w:type="dxa"/>
          </w:tcPr>
          <w:p w14:paraId="000001C8" w14:textId="77777777" w:rsidR="00760A7C" w:rsidRPr="00F960C0" w:rsidRDefault="00454794">
            <w:pPr>
              <w:spacing w:line="480" w:lineRule="auto"/>
              <w:rPr>
                <w:color w:val="000000"/>
              </w:rPr>
            </w:pPr>
            <w:r w:rsidRPr="00F960C0">
              <w:rPr>
                <w:color w:val="000000"/>
              </w:rPr>
              <w:t>-</w:t>
            </w:r>
          </w:p>
        </w:tc>
      </w:tr>
      <w:tr w:rsidR="00760A7C" w:rsidRPr="00F960C0" w14:paraId="14CC74F7" w14:textId="77777777">
        <w:trPr>
          <w:trHeight w:val="531"/>
        </w:trPr>
        <w:tc>
          <w:tcPr>
            <w:tcW w:w="3323" w:type="dxa"/>
          </w:tcPr>
          <w:p w14:paraId="000001C9" w14:textId="77777777" w:rsidR="00760A7C" w:rsidRPr="00F960C0" w:rsidRDefault="00454794">
            <w:pPr>
              <w:spacing w:line="480" w:lineRule="auto"/>
              <w:rPr>
                <w:b/>
                <w:color w:val="000000"/>
              </w:rPr>
            </w:pPr>
            <w:r w:rsidRPr="00F960C0">
              <w:rPr>
                <w:b/>
                <w:color w:val="000000"/>
              </w:rPr>
              <w:t>Mean W:L Ratio (n=52)</w:t>
            </w:r>
          </w:p>
        </w:tc>
        <w:tc>
          <w:tcPr>
            <w:tcW w:w="2095" w:type="dxa"/>
          </w:tcPr>
          <w:p w14:paraId="000001CA" w14:textId="77777777" w:rsidR="00760A7C" w:rsidRPr="00F960C0" w:rsidRDefault="00454794">
            <w:pPr>
              <w:spacing w:line="480" w:lineRule="auto"/>
              <w:rPr>
                <w:color w:val="000000"/>
              </w:rPr>
            </w:pPr>
            <w:r w:rsidRPr="00F960C0">
              <w:rPr>
                <w:color w:val="000000"/>
              </w:rPr>
              <w:t>0.60 (0.13-2.76)</w:t>
            </w:r>
          </w:p>
        </w:tc>
        <w:tc>
          <w:tcPr>
            <w:tcW w:w="2110" w:type="dxa"/>
          </w:tcPr>
          <w:p w14:paraId="000001CB" w14:textId="77777777" w:rsidR="00760A7C" w:rsidRPr="00F960C0" w:rsidRDefault="00454794">
            <w:pPr>
              <w:spacing w:line="480" w:lineRule="auto"/>
              <w:rPr>
                <w:color w:val="000000"/>
              </w:rPr>
            </w:pPr>
            <w:r w:rsidRPr="00F960C0">
              <w:rPr>
                <w:color w:val="000000"/>
              </w:rPr>
              <w:t xml:space="preserve">&gt;0.8 </w:t>
            </w:r>
          </w:p>
        </w:tc>
        <w:tc>
          <w:tcPr>
            <w:tcW w:w="1822" w:type="dxa"/>
          </w:tcPr>
          <w:p w14:paraId="000001CC" w14:textId="77777777" w:rsidR="00760A7C" w:rsidRPr="00F960C0" w:rsidRDefault="00454794">
            <w:pPr>
              <w:spacing w:line="480" w:lineRule="auto"/>
              <w:rPr>
                <w:color w:val="000000"/>
              </w:rPr>
            </w:pPr>
            <w:r w:rsidRPr="00F960C0">
              <w:rPr>
                <w:color w:val="000000"/>
              </w:rPr>
              <w:t>21%</w:t>
            </w:r>
          </w:p>
        </w:tc>
      </w:tr>
      <w:tr w:rsidR="00760A7C" w:rsidRPr="00F960C0" w14:paraId="02AFD2F8" w14:textId="77777777">
        <w:trPr>
          <w:trHeight w:val="506"/>
        </w:trPr>
        <w:tc>
          <w:tcPr>
            <w:tcW w:w="3323" w:type="dxa"/>
          </w:tcPr>
          <w:p w14:paraId="000001CD" w14:textId="77777777" w:rsidR="00760A7C" w:rsidRPr="00F960C0" w:rsidRDefault="00454794">
            <w:pPr>
              <w:spacing w:line="480" w:lineRule="auto"/>
              <w:rPr>
                <w:b/>
                <w:color w:val="000000"/>
                <w:vertAlign w:val="superscript"/>
              </w:rPr>
            </w:pPr>
            <w:r w:rsidRPr="00F960C0">
              <w:rPr>
                <w:b/>
                <w:color w:val="000000"/>
              </w:rPr>
              <w:t>Mean Roadway Width (n=51)</w:t>
            </w:r>
          </w:p>
        </w:tc>
        <w:tc>
          <w:tcPr>
            <w:tcW w:w="2095" w:type="dxa"/>
          </w:tcPr>
          <w:p w14:paraId="000001CE" w14:textId="77777777" w:rsidR="00760A7C" w:rsidRPr="00F960C0" w:rsidRDefault="00454794">
            <w:pPr>
              <w:spacing w:line="480" w:lineRule="auto"/>
              <w:rPr>
                <w:color w:val="000000"/>
              </w:rPr>
            </w:pPr>
            <w:r w:rsidRPr="00F960C0">
              <w:rPr>
                <w:color w:val="000000"/>
              </w:rPr>
              <w:t>37 m (8-113)</w:t>
            </w:r>
          </w:p>
        </w:tc>
        <w:tc>
          <w:tcPr>
            <w:tcW w:w="2110" w:type="dxa"/>
          </w:tcPr>
          <w:p w14:paraId="000001CF" w14:textId="77777777" w:rsidR="00760A7C" w:rsidRPr="00F960C0" w:rsidRDefault="00454794">
            <w:pPr>
              <w:spacing w:line="480" w:lineRule="auto"/>
              <w:rPr>
                <w:color w:val="000000"/>
              </w:rPr>
            </w:pPr>
            <w:r w:rsidRPr="00F960C0">
              <w:rPr>
                <w:color w:val="000000"/>
              </w:rPr>
              <w:t>-</w:t>
            </w:r>
          </w:p>
        </w:tc>
        <w:tc>
          <w:tcPr>
            <w:tcW w:w="1822" w:type="dxa"/>
          </w:tcPr>
          <w:p w14:paraId="000001D0" w14:textId="77777777" w:rsidR="00760A7C" w:rsidRPr="00F960C0" w:rsidRDefault="00454794">
            <w:pPr>
              <w:spacing w:line="480" w:lineRule="auto"/>
              <w:rPr>
                <w:color w:val="000000"/>
              </w:rPr>
            </w:pPr>
            <w:r w:rsidRPr="00F960C0">
              <w:rPr>
                <w:color w:val="000000"/>
              </w:rPr>
              <w:t>-</w:t>
            </w:r>
          </w:p>
        </w:tc>
      </w:tr>
      <w:tr w:rsidR="00760A7C" w:rsidRPr="00F960C0" w14:paraId="2E3D2027" w14:textId="77777777">
        <w:trPr>
          <w:trHeight w:val="1061"/>
        </w:trPr>
        <w:tc>
          <w:tcPr>
            <w:tcW w:w="3323" w:type="dxa"/>
          </w:tcPr>
          <w:p w14:paraId="000001D1" w14:textId="77777777" w:rsidR="00760A7C" w:rsidRPr="00F960C0" w:rsidRDefault="00454794">
            <w:pPr>
              <w:spacing w:line="480" w:lineRule="auto"/>
              <w:rPr>
                <w:b/>
                <w:color w:val="000000"/>
              </w:rPr>
            </w:pPr>
            <w:r w:rsidRPr="00F960C0">
              <w:rPr>
                <w:b/>
                <w:color w:val="000000"/>
              </w:rPr>
              <w:t>Mean Number of Traffic Lanes Crossed (n=51)</w:t>
            </w:r>
          </w:p>
        </w:tc>
        <w:tc>
          <w:tcPr>
            <w:tcW w:w="2095" w:type="dxa"/>
          </w:tcPr>
          <w:p w14:paraId="000001D2" w14:textId="77777777" w:rsidR="00760A7C" w:rsidRPr="00F960C0" w:rsidRDefault="00454794">
            <w:pPr>
              <w:spacing w:line="480" w:lineRule="auto"/>
              <w:rPr>
                <w:color w:val="000000"/>
              </w:rPr>
            </w:pPr>
            <w:r w:rsidRPr="00F960C0">
              <w:rPr>
                <w:color w:val="000000"/>
              </w:rPr>
              <w:t>4 (2-8)</w:t>
            </w:r>
          </w:p>
        </w:tc>
        <w:tc>
          <w:tcPr>
            <w:tcW w:w="2110" w:type="dxa"/>
          </w:tcPr>
          <w:p w14:paraId="000001D3" w14:textId="77777777" w:rsidR="00760A7C" w:rsidRPr="00F960C0" w:rsidRDefault="00454794">
            <w:pPr>
              <w:spacing w:line="480" w:lineRule="auto"/>
              <w:rPr>
                <w:color w:val="000000"/>
              </w:rPr>
            </w:pPr>
            <w:r w:rsidRPr="00F960C0">
              <w:rPr>
                <w:color w:val="000000"/>
              </w:rPr>
              <w:t>-</w:t>
            </w:r>
          </w:p>
        </w:tc>
        <w:tc>
          <w:tcPr>
            <w:tcW w:w="1822" w:type="dxa"/>
          </w:tcPr>
          <w:p w14:paraId="000001D4" w14:textId="77777777" w:rsidR="00760A7C" w:rsidRPr="00F960C0" w:rsidRDefault="00454794">
            <w:pPr>
              <w:spacing w:line="480" w:lineRule="auto"/>
              <w:rPr>
                <w:color w:val="000000"/>
              </w:rPr>
            </w:pPr>
            <w:r w:rsidRPr="00F960C0">
              <w:rPr>
                <w:color w:val="000000"/>
              </w:rPr>
              <w:t>-</w:t>
            </w:r>
          </w:p>
        </w:tc>
      </w:tr>
    </w:tbl>
    <w:p w14:paraId="000001D5" w14:textId="77777777" w:rsidR="00760A7C" w:rsidRPr="00F960C0" w:rsidRDefault="00760A7C">
      <w:pPr>
        <w:spacing w:line="480" w:lineRule="auto"/>
        <w:rPr>
          <w:color w:val="000000"/>
        </w:rPr>
      </w:pPr>
    </w:p>
    <w:p w14:paraId="000001D6" w14:textId="7E9CEB85" w:rsidR="00760A7C" w:rsidRPr="00F960C0" w:rsidRDefault="00454794">
      <w:pPr>
        <w:numPr>
          <w:ilvl w:val="0"/>
          <w:numId w:val="5"/>
        </w:numPr>
        <w:pBdr>
          <w:top w:val="nil"/>
          <w:left w:val="nil"/>
          <w:bottom w:val="nil"/>
          <w:right w:val="nil"/>
          <w:between w:val="nil"/>
        </w:pBdr>
        <w:rPr>
          <w:rFonts w:eastAsia="Calibri"/>
          <w:i/>
          <w:color w:val="000000"/>
          <w:sz w:val="18"/>
          <w:szCs w:val="18"/>
        </w:rPr>
      </w:pPr>
      <w:r w:rsidRPr="00F960C0">
        <w:rPr>
          <w:rFonts w:eastAsia="Calibri"/>
          <w:i/>
          <w:color w:val="000000"/>
          <w:sz w:val="18"/>
          <w:szCs w:val="18"/>
        </w:rPr>
        <w:t>Estimated inner width of overpass</w:t>
      </w:r>
      <w:r w:rsidR="00F71F48" w:rsidRPr="00F71F48">
        <w:rPr>
          <w:i/>
          <w:color w:val="000000"/>
          <w:sz w:val="16"/>
          <w:szCs w:val="16"/>
        </w:rPr>
        <w:t xml:space="preserve"> </w:t>
      </w:r>
      <w:r w:rsidR="00F71F48">
        <w:rPr>
          <w:i/>
          <w:color w:val="000000"/>
          <w:sz w:val="16"/>
          <w:szCs w:val="16"/>
        </w:rPr>
        <w:t xml:space="preserve">using </w:t>
      </w:r>
      <w:r w:rsidR="00F71F48" w:rsidRPr="00F71F48">
        <w:rPr>
          <w:i/>
          <w:color w:val="000000"/>
          <w:sz w:val="16"/>
          <w:szCs w:val="16"/>
        </w:rPr>
        <w:t>Google Earth Pro 7.3.4.8573 (64-bit).</w:t>
      </w:r>
    </w:p>
    <w:p w14:paraId="000001D7" w14:textId="1A0B5349" w:rsidR="00760A7C" w:rsidRPr="00F960C0" w:rsidRDefault="00454794">
      <w:pPr>
        <w:numPr>
          <w:ilvl w:val="0"/>
          <w:numId w:val="5"/>
        </w:numPr>
        <w:pBdr>
          <w:top w:val="nil"/>
          <w:left w:val="nil"/>
          <w:bottom w:val="nil"/>
          <w:right w:val="nil"/>
          <w:between w:val="nil"/>
        </w:pBdr>
        <w:rPr>
          <w:rFonts w:eastAsia="Calibri"/>
          <w:i/>
          <w:color w:val="000000"/>
          <w:sz w:val="18"/>
          <w:szCs w:val="18"/>
        </w:rPr>
      </w:pPr>
      <w:r w:rsidRPr="00F960C0">
        <w:rPr>
          <w:rFonts w:eastAsia="Calibri"/>
          <w:i/>
          <w:color w:val="000000"/>
          <w:sz w:val="18"/>
          <w:szCs w:val="18"/>
        </w:rPr>
        <w:t xml:space="preserve">Estimated headwall length of overpass structures </w:t>
      </w:r>
      <w:r w:rsidR="00F71F48">
        <w:rPr>
          <w:rFonts w:eastAsia="Calibri"/>
          <w:i/>
          <w:color w:val="000000"/>
          <w:sz w:val="18"/>
          <w:szCs w:val="18"/>
        </w:rPr>
        <w:t xml:space="preserve">using </w:t>
      </w:r>
      <w:r w:rsidR="00F71F48" w:rsidRPr="00F71F48">
        <w:rPr>
          <w:i/>
          <w:color w:val="000000"/>
          <w:sz w:val="16"/>
          <w:szCs w:val="16"/>
        </w:rPr>
        <w:t>Google Earth Pro 7.3.4.8573 (64-bit).</w:t>
      </w:r>
    </w:p>
    <w:p w14:paraId="000001D8" w14:textId="765F917C" w:rsidR="00760A7C" w:rsidRPr="00F960C0" w:rsidRDefault="00454794">
      <w:pPr>
        <w:numPr>
          <w:ilvl w:val="0"/>
          <w:numId w:val="5"/>
        </w:numPr>
        <w:pBdr>
          <w:top w:val="nil"/>
          <w:left w:val="nil"/>
          <w:bottom w:val="nil"/>
          <w:right w:val="nil"/>
          <w:between w:val="nil"/>
        </w:pBdr>
        <w:rPr>
          <w:rFonts w:eastAsia="Calibri"/>
          <w:i/>
          <w:color w:val="000000"/>
          <w:sz w:val="18"/>
          <w:szCs w:val="18"/>
        </w:rPr>
      </w:pPr>
      <w:r w:rsidRPr="00F960C0">
        <w:rPr>
          <w:rFonts w:eastAsia="Calibri"/>
          <w:i/>
          <w:color w:val="000000"/>
          <w:sz w:val="18"/>
          <w:szCs w:val="18"/>
        </w:rPr>
        <w:t xml:space="preserve">Expert width recommendation of </w:t>
      </w:r>
      <w:r w:rsidR="002D0FCE">
        <w:rPr>
          <w:rFonts w:eastAsia="Calibri"/>
          <w:i/>
          <w:color w:val="000000"/>
          <w:sz w:val="18"/>
          <w:szCs w:val="18"/>
        </w:rPr>
        <w:t>4</w:t>
      </w:r>
      <w:r w:rsidRPr="00F960C0">
        <w:rPr>
          <w:rFonts w:eastAsia="Calibri"/>
          <w:i/>
          <w:color w:val="000000"/>
          <w:sz w:val="18"/>
          <w:szCs w:val="18"/>
        </w:rPr>
        <w:t xml:space="preserve">0m or greater for overpasses in </w:t>
      </w:r>
      <w:r w:rsidR="002D0FCE">
        <w:rPr>
          <w:rFonts w:eastAsia="Calibri"/>
          <w:i/>
          <w:color w:val="000000"/>
          <w:sz w:val="18"/>
          <w:szCs w:val="18"/>
        </w:rPr>
        <w:t xml:space="preserve">Europe </w:t>
      </w:r>
      <w:r w:rsidR="002D0FCE" w:rsidRPr="00F960C0">
        <w:rPr>
          <w:rFonts w:eastAsia="Calibri"/>
          <w:i/>
          <w:color w:val="000000"/>
          <w:sz w:val="18"/>
          <w:szCs w:val="18"/>
        </w:rPr>
        <w:t>(</w:t>
      </w:r>
      <w:proofErr w:type="spellStart"/>
      <w:r w:rsidR="002D0FCE" w:rsidRPr="00F960C0">
        <w:rPr>
          <w:rFonts w:eastAsia="Calibri"/>
          <w:i/>
          <w:color w:val="000000"/>
          <w:sz w:val="18"/>
          <w:szCs w:val="18"/>
        </w:rPr>
        <w:t>Iuell</w:t>
      </w:r>
      <w:proofErr w:type="spellEnd"/>
      <w:r w:rsidR="002D0FCE" w:rsidRPr="00F960C0">
        <w:rPr>
          <w:rFonts w:eastAsia="Calibri"/>
          <w:i/>
          <w:color w:val="000000"/>
          <w:sz w:val="18"/>
          <w:szCs w:val="18"/>
        </w:rPr>
        <w:t>, B. (ed.). 2003).</w:t>
      </w:r>
    </w:p>
    <w:p w14:paraId="000001D9" w14:textId="77777777" w:rsidR="00760A7C" w:rsidRPr="00F960C0" w:rsidRDefault="00454794">
      <w:pPr>
        <w:numPr>
          <w:ilvl w:val="0"/>
          <w:numId w:val="5"/>
        </w:numPr>
        <w:pBdr>
          <w:top w:val="nil"/>
          <w:left w:val="nil"/>
          <w:bottom w:val="nil"/>
          <w:right w:val="nil"/>
          <w:between w:val="nil"/>
        </w:pBdr>
        <w:spacing w:after="160"/>
        <w:rPr>
          <w:rFonts w:eastAsia="Calibri"/>
          <w:i/>
          <w:color w:val="000000"/>
          <w:sz w:val="18"/>
          <w:szCs w:val="18"/>
        </w:rPr>
      </w:pPr>
      <w:r w:rsidRPr="00F960C0">
        <w:rPr>
          <w:rFonts w:eastAsia="Calibri"/>
          <w:i/>
          <w:color w:val="000000"/>
          <w:sz w:val="18"/>
          <w:szCs w:val="18"/>
        </w:rPr>
        <w:t>Expert W:L recommendations of 0.8 or greater for overpasses in Europe (</w:t>
      </w:r>
      <w:proofErr w:type="spellStart"/>
      <w:r w:rsidRPr="00F960C0">
        <w:rPr>
          <w:rFonts w:eastAsia="Calibri"/>
          <w:i/>
          <w:color w:val="000000"/>
          <w:sz w:val="18"/>
          <w:szCs w:val="18"/>
        </w:rPr>
        <w:t>Iuell</w:t>
      </w:r>
      <w:proofErr w:type="spellEnd"/>
      <w:r w:rsidRPr="00F960C0">
        <w:rPr>
          <w:rFonts w:eastAsia="Calibri"/>
          <w:i/>
          <w:color w:val="000000"/>
          <w:sz w:val="18"/>
          <w:szCs w:val="18"/>
        </w:rPr>
        <w:t>, B. (ed.). 2003).</w:t>
      </w:r>
    </w:p>
    <w:p w14:paraId="000001DA" w14:textId="77777777" w:rsidR="00760A7C" w:rsidRPr="00F960C0" w:rsidRDefault="00760A7C">
      <w:pPr>
        <w:spacing w:line="480" w:lineRule="auto"/>
      </w:pPr>
    </w:p>
    <w:p w14:paraId="000001E0" w14:textId="77777777" w:rsidR="00760A7C" w:rsidRPr="00F960C0" w:rsidRDefault="00760A7C">
      <w:pPr>
        <w:spacing w:line="480" w:lineRule="auto"/>
        <w:rPr>
          <w:b/>
          <w:color w:val="000000"/>
        </w:rPr>
      </w:pPr>
    </w:p>
    <w:p w14:paraId="000001E1" w14:textId="77E75185" w:rsidR="00760A7C" w:rsidRPr="00F960C0" w:rsidRDefault="00454794">
      <w:pPr>
        <w:spacing w:line="480" w:lineRule="auto"/>
        <w:rPr>
          <w:color w:val="000000"/>
        </w:rPr>
      </w:pPr>
      <w:r w:rsidRPr="00F960C0">
        <w:rPr>
          <w:b/>
          <w:color w:val="000000"/>
        </w:rPr>
        <w:t xml:space="preserve">Table </w:t>
      </w:r>
      <w:r w:rsidR="005A39CC">
        <w:rPr>
          <w:b/>
          <w:color w:val="000000"/>
        </w:rPr>
        <w:t>A.6</w:t>
      </w:r>
      <w:r w:rsidRPr="00F960C0">
        <w:rPr>
          <w:b/>
          <w:color w:val="000000"/>
        </w:rPr>
        <w:t xml:space="preserve"> </w:t>
      </w:r>
      <w:r w:rsidR="005E3300">
        <w:rPr>
          <w:b/>
          <w:color w:val="000000"/>
        </w:rPr>
        <w:t xml:space="preserve">: </w:t>
      </w:r>
      <w:r w:rsidRPr="005E3300">
        <w:rPr>
          <w:color w:val="000000"/>
        </w:rPr>
        <w:t xml:space="preserve">Assessment of </w:t>
      </w:r>
      <w:r w:rsidR="005E3300">
        <w:rPr>
          <w:color w:val="000000"/>
        </w:rPr>
        <w:t xml:space="preserve">dimensional guideline </w:t>
      </w:r>
      <w:r w:rsidRPr="005E3300">
        <w:rPr>
          <w:color w:val="000000"/>
        </w:rPr>
        <w:t xml:space="preserve">compliance </w:t>
      </w:r>
      <w:r w:rsidR="005E3300">
        <w:rPr>
          <w:color w:val="000000"/>
        </w:rPr>
        <w:t>for</w:t>
      </w:r>
      <w:r w:rsidRPr="005E3300">
        <w:rPr>
          <w:color w:val="000000"/>
        </w:rPr>
        <w:t xml:space="preserve"> various structures with information gathered from both Google Earth and the Literature for structures with supporting information in the literature</w:t>
      </w:r>
    </w:p>
    <w:tbl>
      <w:tblPr>
        <w:tblStyle w:val="ab"/>
        <w:tblW w:w="5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5"/>
        <w:gridCol w:w="2402"/>
      </w:tblGrid>
      <w:tr w:rsidR="00E3674E" w:rsidRPr="00F960C0" w14:paraId="7A074A83" w14:textId="77777777" w:rsidTr="00E3674E">
        <w:tc>
          <w:tcPr>
            <w:tcW w:w="2635" w:type="dxa"/>
            <w:shd w:val="clear" w:color="auto" w:fill="auto"/>
          </w:tcPr>
          <w:p w14:paraId="000001E2" w14:textId="77777777" w:rsidR="00E3674E" w:rsidRPr="00F960C0" w:rsidRDefault="00E3674E">
            <w:pPr>
              <w:spacing w:line="480" w:lineRule="auto"/>
              <w:rPr>
                <w:b/>
                <w:color w:val="000000"/>
              </w:rPr>
            </w:pPr>
          </w:p>
        </w:tc>
        <w:tc>
          <w:tcPr>
            <w:tcW w:w="2402" w:type="dxa"/>
            <w:shd w:val="clear" w:color="auto" w:fill="auto"/>
          </w:tcPr>
          <w:p w14:paraId="000001E3" w14:textId="77777777" w:rsidR="00E3674E" w:rsidRPr="00F960C0" w:rsidRDefault="00E3674E">
            <w:pPr>
              <w:spacing w:line="480" w:lineRule="auto"/>
              <w:rPr>
                <w:color w:val="000000"/>
              </w:rPr>
            </w:pPr>
            <w:r w:rsidRPr="00F960C0">
              <w:rPr>
                <w:b/>
                <w:color w:val="000000"/>
              </w:rPr>
              <w:t>Global Wildlife Overpass Parameters</w:t>
            </w:r>
          </w:p>
        </w:tc>
      </w:tr>
      <w:tr w:rsidR="00E3674E" w:rsidRPr="00F960C0" w14:paraId="04C28C57" w14:textId="77777777" w:rsidTr="00E3674E">
        <w:tc>
          <w:tcPr>
            <w:tcW w:w="2635" w:type="dxa"/>
            <w:shd w:val="clear" w:color="auto" w:fill="auto"/>
          </w:tcPr>
          <w:p w14:paraId="000001E6" w14:textId="1BA95967" w:rsidR="00E3674E" w:rsidRPr="00F960C0" w:rsidRDefault="00E3674E">
            <w:pPr>
              <w:spacing w:line="480" w:lineRule="auto"/>
              <w:rPr>
                <w:b/>
                <w:color w:val="000000"/>
              </w:rPr>
            </w:pPr>
            <w:r w:rsidRPr="00F960C0">
              <w:rPr>
                <w:b/>
                <w:color w:val="000000"/>
              </w:rPr>
              <w:t>Mean Reported Width (n = 24)</w:t>
            </w:r>
          </w:p>
        </w:tc>
        <w:tc>
          <w:tcPr>
            <w:tcW w:w="2402" w:type="dxa"/>
            <w:shd w:val="clear" w:color="auto" w:fill="auto"/>
          </w:tcPr>
          <w:p w14:paraId="000001E7" w14:textId="77777777" w:rsidR="00E3674E" w:rsidRPr="00F960C0" w:rsidRDefault="00E3674E">
            <w:pPr>
              <w:spacing w:line="480" w:lineRule="auto"/>
              <w:rPr>
                <w:color w:val="000000"/>
              </w:rPr>
            </w:pPr>
            <w:r w:rsidRPr="00F960C0">
              <w:rPr>
                <w:color w:val="000000"/>
              </w:rPr>
              <w:t>39 m (6-60)</w:t>
            </w:r>
          </w:p>
        </w:tc>
      </w:tr>
      <w:tr w:rsidR="00E3674E" w:rsidRPr="00F960C0" w14:paraId="368E85C0" w14:textId="77777777" w:rsidTr="00E3674E">
        <w:tc>
          <w:tcPr>
            <w:tcW w:w="2635" w:type="dxa"/>
            <w:shd w:val="clear" w:color="auto" w:fill="auto"/>
          </w:tcPr>
          <w:p w14:paraId="11DAEFF2" w14:textId="77777777" w:rsidR="00E3674E" w:rsidRDefault="00E3674E">
            <w:pPr>
              <w:spacing w:line="480" w:lineRule="auto"/>
              <w:rPr>
                <w:b/>
                <w:color w:val="000000"/>
                <w:vertAlign w:val="superscript"/>
              </w:rPr>
            </w:pPr>
            <w:r w:rsidRPr="00F960C0">
              <w:rPr>
                <w:b/>
                <w:color w:val="000000"/>
              </w:rPr>
              <w:t xml:space="preserve">Mean Inner Width </w:t>
            </w:r>
            <w:r>
              <w:rPr>
                <w:b/>
                <w:color w:val="000000"/>
                <w:vertAlign w:val="superscript"/>
              </w:rPr>
              <w:t>1</w:t>
            </w:r>
          </w:p>
          <w:p w14:paraId="000001EA" w14:textId="75B73E38" w:rsidR="00E3674E" w:rsidRPr="00F960C0" w:rsidRDefault="00E3674E">
            <w:pPr>
              <w:spacing w:line="480" w:lineRule="auto"/>
              <w:rPr>
                <w:b/>
                <w:color w:val="000000"/>
              </w:rPr>
            </w:pPr>
            <w:r w:rsidRPr="00F960C0">
              <w:rPr>
                <w:b/>
                <w:color w:val="000000"/>
              </w:rPr>
              <w:t>(n= 2</w:t>
            </w:r>
            <w:r>
              <w:rPr>
                <w:b/>
                <w:color w:val="000000"/>
              </w:rPr>
              <w:t>4</w:t>
            </w:r>
            <w:r w:rsidRPr="00F960C0">
              <w:rPr>
                <w:b/>
                <w:color w:val="000000"/>
              </w:rPr>
              <w:t>)</w:t>
            </w:r>
          </w:p>
        </w:tc>
        <w:tc>
          <w:tcPr>
            <w:tcW w:w="2402" w:type="dxa"/>
            <w:shd w:val="clear" w:color="auto" w:fill="auto"/>
          </w:tcPr>
          <w:p w14:paraId="000001EB" w14:textId="77777777" w:rsidR="00E3674E" w:rsidRPr="00F960C0" w:rsidRDefault="00E3674E">
            <w:pPr>
              <w:spacing w:line="480" w:lineRule="auto"/>
              <w:rPr>
                <w:color w:val="000000"/>
              </w:rPr>
            </w:pPr>
            <w:r w:rsidRPr="00F960C0">
              <w:rPr>
                <w:color w:val="000000"/>
              </w:rPr>
              <w:t>36 m (6-60)</w:t>
            </w:r>
          </w:p>
        </w:tc>
      </w:tr>
      <w:tr w:rsidR="00E3674E" w:rsidRPr="00F960C0" w14:paraId="14ADEDAB" w14:textId="77777777" w:rsidTr="00E3674E">
        <w:tc>
          <w:tcPr>
            <w:tcW w:w="2635" w:type="dxa"/>
            <w:tcBorders>
              <w:bottom w:val="single" w:sz="4" w:space="0" w:color="000000"/>
            </w:tcBorders>
            <w:shd w:val="clear" w:color="auto" w:fill="auto"/>
          </w:tcPr>
          <w:p w14:paraId="000001EE" w14:textId="7BC0BDA1" w:rsidR="00E3674E" w:rsidRPr="00F960C0" w:rsidRDefault="00E3674E">
            <w:pPr>
              <w:spacing w:line="480" w:lineRule="auto"/>
              <w:rPr>
                <w:b/>
                <w:color w:val="000000"/>
              </w:rPr>
            </w:pPr>
            <w:r w:rsidRPr="00F960C0">
              <w:rPr>
                <w:b/>
                <w:color w:val="000000"/>
              </w:rPr>
              <w:t>Mean Outer Width</w:t>
            </w:r>
            <w:r w:rsidRPr="00F960C0">
              <w:rPr>
                <w:b/>
                <w:color w:val="000000"/>
                <w:vertAlign w:val="superscript"/>
              </w:rPr>
              <w:t xml:space="preserve">,4 </w:t>
            </w:r>
            <w:r w:rsidRPr="00F960C0">
              <w:rPr>
                <w:b/>
                <w:color w:val="000000"/>
              </w:rPr>
              <w:t>(n=2</w:t>
            </w:r>
            <w:r>
              <w:rPr>
                <w:b/>
                <w:color w:val="000000"/>
              </w:rPr>
              <w:t>4</w:t>
            </w:r>
            <w:r w:rsidRPr="00F960C0">
              <w:rPr>
                <w:b/>
                <w:color w:val="000000"/>
              </w:rPr>
              <w:t>)</w:t>
            </w:r>
          </w:p>
        </w:tc>
        <w:tc>
          <w:tcPr>
            <w:tcW w:w="2402" w:type="dxa"/>
            <w:tcBorders>
              <w:bottom w:val="single" w:sz="4" w:space="0" w:color="000000"/>
            </w:tcBorders>
            <w:shd w:val="clear" w:color="auto" w:fill="auto"/>
          </w:tcPr>
          <w:p w14:paraId="000001EF" w14:textId="77777777" w:rsidR="00E3674E" w:rsidRPr="00F960C0" w:rsidRDefault="00E3674E">
            <w:pPr>
              <w:spacing w:line="480" w:lineRule="auto"/>
              <w:rPr>
                <w:color w:val="000000"/>
              </w:rPr>
            </w:pPr>
            <w:r w:rsidRPr="00F960C0">
              <w:rPr>
                <w:color w:val="000000"/>
              </w:rPr>
              <w:t>40 m (7-66)</w:t>
            </w:r>
          </w:p>
        </w:tc>
      </w:tr>
    </w:tbl>
    <w:p w14:paraId="000001FC" w14:textId="77777777" w:rsidR="00760A7C" w:rsidRPr="00F71F48" w:rsidRDefault="00760A7C">
      <w:pPr>
        <w:spacing w:line="480" w:lineRule="auto"/>
        <w:rPr>
          <w:b/>
          <w:i/>
          <w:color w:val="000000"/>
        </w:rPr>
      </w:pPr>
    </w:p>
    <w:p w14:paraId="000001FD" w14:textId="1B690CC2" w:rsidR="00760A7C" w:rsidRPr="00F71F48" w:rsidRDefault="00454794" w:rsidP="00D3315D">
      <w:pPr>
        <w:numPr>
          <w:ilvl w:val="0"/>
          <w:numId w:val="4"/>
        </w:numPr>
        <w:pBdr>
          <w:top w:val="nil"/>
          <w:left w:val="nil"/>
          <w:bottom w:val="nil"/>
          <w:right w:val="nil"/>
          <w:between w:val="nil"/>
        </w:pBdr>
        <w:rPr>
          <w:rFonts w:eastAsia="Calibri"/>
          <w:i/>
          <w:color w:val="000000"/>
          <w:sz w:val="16"/>
          <w:szCs w:val="16"/>
        </w:rPr>
      </w:pPr>
      <w:r w:rsidRPr="00F71F48">
        <w:rPr>
          <w:rFonts w:eastAsia="Calibri"/>
          <w:i/>
          <w:color w:val="000000"/>
          <w:sz w:val="16"/>
          <w:szCs w:val="16"/>
        </w:rPr>
        <w:t>Estimated inner width of overpass</w:t>
      </w:r>
      <w:r w:rsidR="00D3315D" w:rsidRPr="00F71F48">
        <w:rPr>
          <w:i/>
          <w:color w:val="000000"/>
          <w:sz w:val="16"/>
          <w:szCs w:val="16"/>
        </w:rPr>
        <w:t xml:space="preserve"> </w:t>
      </w:r>
      <w:r w:rsidR="00F71F48" w:rsidRPr="00F71F48">
        <w:rPr>
          <w:i/>
          <w:color w:val="000000"/>
          <w:sz w:val="16"/>
          <w:szCs w:val="16"/>
        </w:rPr>
        <w:t xml:space="preserve">measured with </w:t>
      </w:r>
      <w:r w:rsidR="00D3315D" w:rsidRPr="00F71F48">
        <w:rPr>
          <w:i/>
          <w:color w:val="000000"/>
          <w:sz w:val="16"/>
          <w:szCs w:val="16"/>
        </w:rPr>
        <w:t>Google Earth Pro 7.3.4.8573 (64-bit).</w:t>
      </w:r>
    </w:p>
    <w:p w14:paraId="00000202" w14:textId="155A4A17" w:rsidR="00760A7C" w:rsidRPr="00F71F48" w:rsidRDefault="00E3674E" w:rsidP="00D3315D">
      <w:pPr>
        <w:numPr>
          <w:ilvl w:val="0"/>
          <w:numId w:val="4"/>
        </w:numPr>
        <w:pBdr>
          <w:top w:val="nil"/>
          <w:left w:val="nil"/>
          <w:bottom w:val="nil"/>
          <w:right w:val="nil"/>
          <w:between w:val="nil"/>
        </w:pBdr>
        <w:spacing w:after="160"/>
        <w:rPr>
          <w:b/>
          <w:i/>
          <w:color w:val="000000"/>
          <w:sz w:val="16"/>
          <w:szCs w:val="16"/>
        </w:rPr>
      </w:pPr>
      <w:r w:rsidRPr="00F71F48">
        <w:rPr>
          <w:rFonts w:eastAsia="Calibri"/>
          <w:i/>
          <w:color w:val="000000"/>
          <w:sz w:val="16"/>
          <w:szCs w:val="16"/>
        </w:rPr>
        <w:t xml:space="preserve">Outer width: the measure of the lateral extent of the structure including the outermost extent of headwall or fences as visible from aerial imagery in </w:t>
      </w:r>
      <w:r w:rsidR="00D3315D" w:rsidRPr="00F71F48">
        <w:rPr>
          <w:i/>
          <w:color w:val="000000"/>
          <w:sz w:val="16"/>
          <w:szCs w:val="16"/>
        </w:rPr>
        <w:t>Google Earth Pro 7.3.4.8573 (64-bit).</w:t>
      </w:r>
    </w:p>
    <w:p w14:paraId="74FDF8FB" w14:textId="4E45BB28" w:rsidR="0088434D" w:rsidRPr="00F71F48" w:rsidRDefault="0088434D">
      <w:pPr>
        <w:rPr>
          <w:b/>
          <w:i/>
          <w:color w:val="000000"/>
        </w:rPr>
      </w:pPr>
    </w:p>
    <w:p w14:paraId="6429BEAD" w14:textId="3084E830" w:rsidR="0088434D" w:rsidRDefault="0088434D">
      <w:pPr>
        <w:rPr>
          <w:b/>
          <w:color w:val="000000"/>
        </w:rPr>
      </w:pPr>
    </w:p>
    <w:p w14:paraId="01A2A003" w14:textId="2A463105" w:rsidR="0088434D" w:rsidRDefault="0088434D">
      <w:pPr>
        <w:rPr>
          <w:b/>
          <w:color w:val="000000"/>
        </w:rPr>
      </w:pPr>
    </w:p>
    <w:p w14:paraId="61D35C9D" w14:textId="0494DE09" w:rsidR="00F52C78" w:rsidRDefault="00F52C78">
      <w:pPr>
        <w:rPr>
          <w:b/>
          <w:color w:val="000000"/>
        </w:rPr>
      </w:pPr>
    </w:p>
    <w:p w14:paraId="5E16C16E" w14:textId="2A0781B6" w:rsidR="00F52C78" w:rsidRDefault="00F52C78">
      <w:pPr>
        <w:rPr>
          <w:b/>
          <w:color w:val="000000"/>
        </w:rPr>
      </w:pPr>
    </w:p>
    <w:p w14:paraId="7D07FA68" w14:textId="361E5913" w:rsidR="00F52C78" w:rsidRDefault="00F52C78">
      <w:pPr>
        <w:rPr>
          <w:b/>
          <w:color w:val="000000"/>
        </w:rPr>
      </w:pPr>
    </w:p>
    <w:p w14:paraId="454BF9F4" w14:textId="0EC0ED7F" w:rsidR="00F52C78" w:rsidRDefault="00F52C78">
      <w:pPr>
        <w:rPr>
          <w:b/>
          <w:color w:val="000000"/>
        </w:rPr>
      </w:pPr>
    </w:p>
    <w:p w14:paraId="1A63CB2D" w14:textId="01762D02" w:rsidR="00F52C78" w:rsidRDefault="00F52C78">
      <w:pPr>
        <w:rPr>
          <w:b/>
          <w:color w:val="000000"/>
        </w:rPr>
      </w:pPr>
    </w:p>
    <w:p w14:paraId="2DA946EC" w14:textId="5212911E" w:rsidR="00F52C78" w:rsidRDefault="00F52C78">
      <w:pPr>
        <w:rPr>
          <w:b/>
          <w:color w:val="000000"/>
        </w:rPr>
      </w:pPr>
    </w:p>
    <w:p w14:paraId="2D5618E2" w14:textId="5B056453" w:rsidR="00F52C78" w:rsidRDefault="00F52C78">
      <w:pPr>
        <w:rPr>
          <w:b/>
          <w:color w:val="000000"/>
        </w:rPr>
      </w:pPr>
    </w:p>
    <w:p w14:paraId="78E6B644" w14:textId="45EB410B" w:rsidR="00F52C78" w:rsidRDefault="00F52C78">
      <w:pPr>
        <w:rPr>
          <w:b/>
          <w:color w:val="000000"/>
        </w:rPr>
      </w:pPr>
    </w:p>
    <w:p w14:paraId="6D2B2407" w14:textId="2B120300" w:rsidR="00F52C78" w:rsidRDefault="00F52C78">
      <w:pPr>
        <w:rPr>
          <w:b/>
          <w:color w:val="000000"/>
        </w:rPr>
      </w:pPr>
    </w:p>
    <w:p w14:paraId="6D09E48C" w14:textId="2F91CEFD" w:rsidR="00F52C78" w:rsidRDefault="00F52C78">
      <w:pPr>
        <w:rPr>
          <w:b/>
          <w:color w:val="000000"/>
        </w:rPr>
      </w:pPr>
    </w:p>
    <w:p w14:paraId="07BE8AC4" w14:textId="33DE464A" w:rsidR="00F52C78" w:rsidRDefault="00F52C78">
      <w:pPr>
        <w:rPr>
          <w:b/>
          <w:color w:val="000000"/>
        </w:rPr>
      </w:pPr>
    </w:p>
    <w:p w14:paraId="713B4A7D" w14:textId="0AA593CD" w:rsidR="00F52C78" w:rsidRDefault="00F52C78">
      <w:pPr>
        <w:rPr>
          <w:b/>
          <w:color w:val="000000"/>
        </w:rPr>
      </w:pPr>
    </w:p>
    <w:p w14:paraId="0D23D2A7" w14:textId="32550678" w:rsidR="00F52C78" w:rsidRDefault="00F52C78">
      <w:pPr>
        <w:rPr>
          <w:b/>
          <w:color w:val="000000"/>
        </w:rPr>
      </w:pPr>
    </w:p>
    <w:p w14:paraId="02E5ED1C" w14:textId="49C5F189" w:rsidR="00F52C78" w:rsidRDefault="00F52C78">
      <w:pPr>
        <w:rPr>
          <w:b/>
          <w:color w:val="000000"/>
        </w:rPr>
      </w:pPr>
    </w:p>
    <w:p w14:paraId="49CFEE9C" w14:textId="77777777" w:rsidR="00F52C78" w:rsidRPr="00F960C0" w:rsidRDefault="00F52C78">
      <w:pPr>
        <w:rPr>
          <w:b/>
          <w:color w:val="000000"/>
        </w:rPr>
      </w:pPr>
    </w:p>
    <w:p w14:paraId="00000203" w14:textId="77777777" w:rsidR="00760A7C" w:rsidRPr="00F960C0" w:rsidRDefault="00760A7C">
      <w:pPr>
        <w:rPr>
          <w:b/>
          <w:color w:val="000000"/>
        </w:rPr>
      </w:pPr>
    </w:p>
    <w:p w14:paraId="354050E3" w14:textId="594493EB" w:rsidR="00201F6C" w:rsidRPr="00F960C0" w:rsidRDefault="00454794" w:rsidP="00201F6C">
      <w:pPr>
        <w:spacing w:line="480" w:lineRule="auto"/>
        <w:rPr>
          <w:color w:val="000000"/>
        </w:rPr>
      </w:pPr>
      <w:r w:rsidRPr="00F960C0">
        <w:rPr>
          <w:b/>
          <w:color w:val="000000"/>
        </w:rPr>
        <w:t xml:space="preserve">Table </w:t>
      </w:r>
      <w:r w:rsidR="00F52C78">
        <w:rPr>
          <w:b/>
          <w:color w:val="000000"/>
        </w:rPr>
        <w:t>A.7:</w:t>
      </w:r>
      <w:r w:rsidRPr="00F960C0">
        <w:rPr>
          <w:b/>
          <w:color w:val="000000"/>
        </w:rPr>
        <w:t xml:space="preserve"> </w:t>
      </w:r>
      <w:r w:rsidRPr="00F960C0">
        <w:rPr>
          <w:color w:val="000000"/>
        </w:rPr>
        <w:t xml:space="preserve">Supporting information for 12 overpass structures included in overpass </w:t>
      </w:r>
      <w:r w:rsidR="005236A6">
        <w:rPr>
          <w:color w:val="000000"/>
        </w:rPr>
        <w:t>effectiveness</w:t>
      </w:r>
      <w:r w:rsidRPr="00F960C0">
        <w:rPr>
          <w:color w:val="000000"/>
        </w:rPr>
        <w:t xml:space="preserve"> analysis. </w:t>
      </w:r>
      <w:r w:rsidR="00201F6C">
        <w:rPr>
          <w:color w:val="000000"/>
        </w:rPr>
        <w:t>Species included in analysis: (black bears (</w:t>
      </w:r>
      <w:r w:rsidR="00201F6C">
        <w:rPr>
          <w:i/>
          <w:color w:val="000000"/>
        </w:rPr>
        <w:t>Ursus americanus),</w:t>
      </w:r>
      <w:r w:rsidR="00201F6C">
        <w:rPr>
          <w:color w:val="000000"/>
        </w:rPr>
        <w:t xml:space="preserve"> grizzly bears </w:t>
      </w:r>
      <w:r w:rsidR="00201F6C">
        <w:rPr>
          <w:i/>
          <w:color w:val="000000"/>
        </w:rPr>
        <w:t>(Ursus arctos</w:t>
      </w:r>
      <w:proofErr w:type="gramStart"/>
      <w:r w:rsidR="00201F6C">
        <w:rPr>
          <w:i/>
          <w:color w:val="000000"/>
        </w:rPr>
        <w:t>),</w:t>
      </w:r>
      <w:r w:rsidR="00201F6C">
        <w:rPr>
          <w:color w:val="000000"/>
        </w:rPr>
        <w:t>wolves</w:t>
      </w:r>
      <w:proofErr w:type="gramEnd"/>
      <w:r w:rsidR="00201F6C">
        <w:rPr>
          <w:color w:val="000000"/>
        </w:rPr>
        <w:t xml:space="preserve"> </w:t>
      </w:r>
      <w:r w:rsidR="00201F6C">
        <w:rPr>
          <w:i/>
          <w:color w:val="000000"/>
        </w:rPr>
        <w:t>(Canis lupus)</w:t>
      </w:r>
      <w:r w:rsidR="00201F6C">
        <w:rPr>
          <w:color w:val="000000"/>
        </w:rPr>
        <w:t xml:space="preserve">, coyote </w:t>
      </w:r>
      <w:r w:rsidR="00201F6C">
        <w:rPr>
          <w:i/>
          <w:color w:val="000000"/>
        </w:rPr>
        <w:t xml:space="preserve">(Canis latrans), </w:t>
      </w:r>
      <w:r w:rsidR="00201F6C">
        <w:rPr>
          <w:color w:val="000000"/>
        </w:rPr>
        <w:t xml:space="preserve">cougars </w:t>
      </w:r>
      <w:r w:rsidR="00201F6C">
        <w:rPr>
          <w:i/>
          <w:color w:val="000000"/>
        </w:rPr>
        <w:t>(Puma concolor),</w:t>
      </w:r>
      <w:r w:rsidR="00201F6C">
        <w:rPr>
          <w:color w:val="000000"/>
        </w:rPr>
        <w:t xml:space="preserve"> deer </w:t>
      </w:r>
      <w:r w:rsidR="00201F6C">
        <w:rPr>
          <w:i/>
          <w:color w:val="000000"/>
        </w:rPr>
        <w:lastRenderedPageBreak/>
        <w:t>(Odocoileus sp.)</w:t>
      </w:r>
      <w:r w:rsidR="00201F6C">
        <w:rPr>
          <w:color w:val="000000"/>
        </w:rPr>
        <w:t xml:space="preserve">, elk </w:t>
      </w:r>
      <w:r w:rsidR="00201F6C">
        <w:rPr>
          <w:i/>
          <w:color w:val="000000"/>
        </w:rPr>
        <w:t>(Cervus elaphus)</w:t>
      </w:r>
      <w:r w:rsidR="00201F6C">
        <w:rPr>
          <w:color w:val="000000"/>
        </w:rPr>
        <w:t>, moose (</w:t>
      </w:r>
      <w:r w:rsidR="00201F6C">
        <w:rPr>
          <w:i/>
          <w:color w:val="000000"/>
        </w:rPr>
        <w:t xml:space="preserve">Alces </w:t>
      </w:r>
      <w:proofErr w:type="spellStart"/>
      <w:r w:rsidR="00201F6C">
        <w:rPr>
          <w:i/>
          <w:color w:val="000000"/>
        </w:rPr>
        <w:t>alces</w:t>
      </w:r>
      <w:proofErr w:type="spellEnd"/>
      <w:r w:rsidR="00201F6C">
        <w:rPr>
          <w:i/>
          <w:color w:val="000000"/>
        </w:rPr>
        <w:t xml:space="preserve">) and, </w:t>
      </w:r>
      <w:r w:rsidR="00201F6C">
        <w:rPr>
          <w:color w:val="000000"/>
        </w:rPr>
        <w:t xml:space="preserve">Bighorn Sheep </w:t>
      </w:r>
      <w:r w:rsidR="00201F6C">
        <w:rPr>
          <w:i/>
          <w:color w:val="000000"/>
        </w:rPr>
        <w:t>(Ovis canadensis)</w:t>
      </w:r>
      <w:r w:rsidR="00201F6C">
        <w:rPr>
          <w:color w:val="000000"/>
        </w:rPr>
        <w:t xml:space="preserve"> crossing rates and the width of 12 overpasses located in western North America..</w:t>
      </w:r>
    </w:p>
    <w:p w14:paraId="00000204" w14:textId="03CBE33F" w:rsidR="00760A7C" w:rsidRPr="00F960C0" w:rsidRDefault="00760A7C">
      <w:pPr>
        <w:rPr>
          <w:color w:val="000000"/>
        </w:rPr>
      </w:pPr>
    </w:p>
    <w:p w14:paraId="00000205" w14:textId="77777777" w:rsidR="00760A7C" w:rsidRPr="00F960C0" w:rsidRDefault="00760A7C">
      <w:pPr>
        <w:rPr>
          <w:color w:val="000000"/>
        </w:rPr>
      </w:pPr>
    </w:p>
    <w:tbl>
      <w:tblPr>
        <w:tblStyle w:val="ad"/>
        <w:tblW w:w="10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50"/>
        <w:gridCol w:w="992"/>
        <w:gridCol w:w="851"/>
        <w:gridCol w:w="567"/>
        <w:gridCol w:w="616"/>
        <w:gridCol w:w="842"/>
        <w:gridCol w:w="952"/>
        <w:gridCol w:w="852"/>
        <w:gridCol w:w="842"/>
        <w:gridCol w:w="934"/>
        <w:gridCol w:w="934"/>
      </w:tblGrid>
      <w:tr w:rsidR="00211F05" w:rsidRPr="00F960C0" w14:paraId="015DAECC" w14:textId="77777777" w:rsidTr="00764823">
        <w:trPr>
          <w:trHeight w:val="300"/>
        </w:trPr>
        <w:tc>
          <w:tcPr>
            <w:tcW w:w="988" w:type="dxa"/>
            <w:shd w:val="clear" w:color="auto" w:fill="auto"/>
            <w:vAlign w:val="bottom"/>
          </w:tcPr>
          <w:p w14:paraId="00000206" w14:textId="77777777" w:rsidR="00211F05" w:rsidRPr="00764823" w:rsidRDefault="00211F05">
            <w:pPr>
              <w:rPr>
                <w:rFonts w:eastAsia="Calibri"/>
                <w:color w:val="000000"/>
                <w:sz w:val="13"/>
                <w:szCs w:val="13"/>
              </w:rPr>
            </w:pPr>
            <w:r w:rsidRPr="00764823">
              <w:rPr>
                <w:rFonts w:eastAsia="Calibri"/>
                <w:color w:val="000000"/>
                <w:sz w:val="13"/>
                <w:szCs w:val="13"/>
              </w:rPr>
              <w:t>Name</w:t>
            </w:r>
          </w:p>
        </w:tc>
        <w:tc>
          <w:tcPr>
            <w:tcW w:w="850" w:type="dxa"/>
            <w:shd w:val="clear" w:color="auto" w:fill="auto"/>
            <w:vAlign w:val="bottom"/>
          </w:tcPr>
          <w:p w14:paraId="00000207" w14:textId="77777777" w:rsidR="00211F05" w:rsidRPr="00764823" w:rsidRDefault="00211F05">
            <w:pPr>
              <w:rPr>
                <w:rFonts w:eastAsia="Calibri"/>
                <w:color w:val="000000"/>
                <w:sz w:val="13"/>
                <w:szCs w:val="13"/>
              </w:rPr>
            </w:pPr>
            <w:r w:rsidRPr="00764823">
              <w:rPr>
                <w:rFonts w:eastAsia="Calibri"/>
                <w:color w:val="000000"/>
                <w:sz w:val="13"/>
                <w:szCs w:val="13"/>
              </w:rPr>
              <w:t>Country</w:t>
            </w:r>
          </w:p>
        </w:tc>
        <w:tc>
          <w:tcPr>
            <w:tcW w:w="992" w:type="dxa"/>
            <w:shd w:val="clear" w:color="auto" w:fill="auto"/>
            <w:vAlign w:val="bottom"/>
          </w:tcPr>
          <w:p w14:paraId="00000208" w14:textId="77777777" w:rsidR="00211F05" w:rsidRPr="00764823" w:rsidRDefault="00211F05">
            <w:pPr>
              <w:rPr>
                <w:rFonts w:eastAsia="Calibri"/>
                <w:color w:val="000000"/>
                <w:sz w:val="13"/>
                <w:szCs w:val="13"/>
              </w:rPr>
            </w:pPr>
            <w:r w:rsidRPr="00764823">
              <w:rPr>
                <w:rFonts w:eastAsia="Calibri"/>
                <w:color w:val="000000"/>
                <w:sz w:val="13"/>
                <w:szCs w:val="13"/>
              </w:rPr>
              <w:t>Province/State</w:t>
            </w:r>
          </w:p>
        </w:tc>
        <w:tc>
          <w:tcPr>
            <w:tcW w:w="851" w:type="dxa"/>
            <w:shd w:val="clear" w:color="auto" w:fill="auto"/>
            <w:vAlign w:val="bottom"/>
          </w:tcPr>
          <w:p w14:paraId="00000209" w14:textId="77777777" w:rsidR="00211F05" w:rsidRPr="00764823" w:rsidRDefault="00211F05">
            <w:pPr>
              <w:rPr>
                <w:rFonts w:eastAsia="Calibri"/>
                <w:color w:val="000000"/>
                <w:sz w:val="13"/>
                <w:szCs w:val="13"/>
              </w:rPr>
            </w:pPr>
            <w:r w:rsidRPr="00764823">
              <w:rPr>
                <w:rFonts w:eastAsia="Calibri"/>
                <w:color w:val="000000"/>
                <w:sz w:val="13"/>
                <w:szCs w:val="13"/>
              </w:rPr>
              <w:t xml:space="preserve">Year of </w:t>
            </w:r>
            <w:proofErr w:type="spellStart"/>
            <w:r w:rsidRPr="00764823">
              <w:rPr>
                <w:rFonts w:eastAsia="Calibri"/>
                <w:color w:val="000000"/>
                <w:sz w:val="13"/>
                <w:szCs w:val="13"/>
              </w:rPr>
              <w:t>build_clean</w:t>
            </w:r>
            <w:proofErr w:type="spellEnd"/>
          </w:p>
        </w:tc>
        <w:tc>
          <w:tcPr>
            <w:tcW w:w="567" w:type="dxa"/>
            <w:shd w:val="clear" w:color="auto" w:fill="auto"/>
            <w:vAlign w:val="bottom"/>
          </w:tcPr>
          <w:p w14:paraId="0000020A" w14:textId="77777777" w:rsidR="00211F05" w:rsidRPr="00764823" w:rsidRDefault="00211F05">
            <w:pPr>
              <w:rPr>
                <w:rFonts w:eastAsia="Calibri"/>
                <w:color w:val="000000"/>
                <w:sz w:val="13"/>
                <w:szCs w:val="13"/>
              </w:rPr>
            </w:pPr>
            <w:r w:rsidRPr="00764823">
              <w:rPr>
                <w:rFonts w:eastAsia="Calibri"/>
                <w:color w:val="000000"/>
                <w:sz w:val="13"/>
                <w:szCs w:val="13"/>
              </w:rPr>
              <w:t>Width</w:t>
            </w:r>
          </w:p>
        </w:tc>
        <w:tc>
          <w:tcPr>
            <w:tcW w:w="616" w:type="dxa"/>
            <w:shd w:val="clear" w:color="auto" w:fill="auto"/>
            <w:vAlign w:val="bottom"/>
          </w:tcPr>
          <w:p w14:paraId="0000020B" w14:textId="77777777" w:rsidR="00211F05" w:rsidRPr="00764823" w:rsidRDefault="00211F05">
            <w:pPr>
              <w:rPr>
                <w:rFonts w:eastAsia="Calibri"/>
                <w:color w:val="000000"/>
                <w:sz w:val="13"/>
                <w:szCs w:val="13"/>
              </w:rPr>
            </w:pPr>
            <w:r w:rsidRPr="00764823">
              <w:rPr>
                <w:rFonts w:eastAsia="Calibri"/>
                <w:color w:val="000000"/>
                <w:sz w:val="13"/>
                <w:szCs w:val="13"/>
              </w:rPr>
              <w:t>Length</w:t>
            </w:r>
          </w:p>
        </w:tc>
        <w:tc>
          <w:tcPr>
            <w:tcW w:w="842" w:type="dxa"/>
            <w:shd w:val="clear" w:color="auto" w:fill="auto"/>
            <w:vAlign w:val="bottom"/>
          </w:tcPr>
          <w:p w14:paraId="0000020C" w14:textId="101845C7" w:rsidR="00211F05" w:rsidRPr="00764823" w:rsidRDefault="00211F05">
            <w:pPr>
              <w:rPr>
                <w:rFonts w:eastAsia="Calibri"/>
                <w:color w:val="000000"/>
                <w:sz w:val="13"/>
                <w:szCs w:val="13"/>
              </w:rPr>
            </w:pPr>
            <w:r w:rsidRPr="00764823">
              <w:rPr>
                <w:rFonts w:eastAsia="Calibri"/>
                <w:color w:val="000000"/>
                <w:sz w:val="13"/>
                <w:szCs w:val="13"/>
              </w:rPr>
              <w:t>W</w:t>
            </w:r>
            <w:r w:rsidR="00764823">
              <w:rPr>
                <w:rFonts w:eastAsia="Calibri"/>
                <w:color w:val="000000"/>
                <w:sz w:val="13"/>
                <w:szCs w:val="13"/>
              </w:rPr>
              <w:t>idth: Length</w:t>
            </w:r>
          </w:p>
        </w:tc>
        <w:tc>
          <w:tcPr>
            <w:tcW w:w="952" w:type="dxa"/>
            <w:shd w:val="clear" w:color="auto" w:fill="auto"/>
            <w:vAlign w:val="bottom"/>
          </w:tcPr>
          <w:p w14:paraId="0000020D" w14:textId="77777777" w:rsidR="00211F05" w:rsidRPr="00764823" w:rsidRDefault="00211F05">
            <w:pPr>
              <w:rPr>
                <w:rFonts w:eastAsia="Calibri"/>
                <w:color w:val="000000"/>
                <w:sz w:val="13"/>
                <w:szCs w:val="13"/>
              </w:rPr>
            </w:pPr>
            <w:r w:rsidRPr="00764823">
              <w:rPr>
                <w:rFonts w:eastAsia="Calibri"/>
                <w:color w:val="000000"/>
                <w:sz w:val="13"/>
                <w:szCs w:val="13"/>
              </w:rPr>
              <w:t>Number of Monitoring Days</w:t>
            </w:r>
          </w:p>
        </w:tc>
        <w:tc>
          <w:tcPr>
            <w:tcW w:w="852" w:type="dxa"/>
            <w:shd w:val="clear" w:color="auto" w:fill="auto"/>
            <w:vAlign w:val="bottom"/>
          </w:tcPr>
          <w:p w14:paraId="0000020E" w14:textId="77777777" w:rsidR="00211F05" w:rsidRPr="00764823" w:rsidRDefault="00211F05">
            <w:pPr>
              <w:rPr>
                <w:rFonts w:eastAsia="Calibri"/>
                <w:color w:val="000000"/>
                <w:sz w:val="13"/>
                <w:szCs w:val="13"/>
              </w:rPr>
            </w:pPr>
            <w:r w:rsidRPr="00764823">
              <w:rPr>
                <w:rFonts w:eastAsia="Calibri"/>
                <w:color w:val="000000"/>
                <w:sz w:val="13"/>
                <w:szCs w:val="13"/>
              </w:rPr>
              <w:t>Period of Monitoring</w:t>
            </w:r>
          </w:p>
        </w:tc>
        <w:tc>
          <w:tcPr>
            <w:tcW w:w="842" w:type="dxa"/>
            <w:shd w:val="clear" w:color="auto" w:fill="auto"/>
            <w:vAlign w:val="bottom"/>
          </w:tcPr>
          <w:p w14:paraId="0000020F" w14:textId="77777777" w:rsidR="00211F05" w:rsidRPr="00764823" w:rsidRDefault="00211F05">
            <w:pPr>
              <w:rPr>
                <w:rFonts w:eastAsia="Calibri"/>
                <w:color w:val="000000"/>
                <w:sz w:val="13"/>
                <w:szCs w:val="13"/>
              </w:rPr>
            </w:pPr>
            <w:r w:rsidRPr="00764823">
              <w:rPr>
                <w:rFonts w:eastAsia="Calibri"/>
                <w:color w:val="000000"/>
                <w:sz w:val="13"/>
                <w:szCs w:val="13"/>
              </w:rPr>
              <w:t>Total Number of Large Mammal Crossings Per Day</w:t>
            </w:r>
          </w:p>
        </w:tc>
        <w:tc>
          <w:tcPr>
            <w:tcW w:w="934" w:type="dxa"/>
            <w:shd w:val="clear" w:color="auto" w:fill="auto"/>
          </w:tcPr>
          <w:p w14:paraId="04A0F9F8" w14:textId="301F3366" w:rsidR="00211F05" w:rsidRPr="00764823" w:rsidRDefault="00211F05">
            <w:pPr>
              <w:rPr>
                <w:rFonts w:eastAsia="Calibri"/>
                <w:color w:val="000000"/>
                <w:sz w:val="13"/>
                <w:szCs w:val="13"/>
              </w:rPr>
            </w:pPr>
            <w:r w:rsidRPr="00764823">
              <w:rPr>
                <w:rFonts w:eastAsia="Calibri"/>
                <w:color w:val="000000"/>
                <w:sz w:val="13"/>
                <w:szCs w:val="13"/>
              </w:rPr>
              <w:t>Number of large bodied mammal species reported to use (/9)</w:t>
            </w:r>
          </w:p>
        </w:tc>
        <w:tc>
          <w:tcPr>
            <w:tcW w:w="934" w:type="dxa"/>
            <w:shd w:val="clear" w:color="auto" w:fill="auto"/>
          </w:tcPr>
          <w:p w14:paraId="00000210" w14:textId="0D655CAC" w:rsidR="00211F05" w:rsidRPr="00764823" w:rsidRDefault="00211F05">
            <w:pPr>
              <w:rPr>
                <w:rFonts w:eastAsia="Calibri"/>
                <w:color w:val="000000"/>
                <w:sz w:val="13"/>
                <w:szCs w:val="13"/>
              </w:rPr>
            </w:pPr>
            <w:r w:rsidRPr="00764823">
              <w:rPr>
                <w:rFonts w:eastAsia="Calibri"/>
                <w:color w:val="000000"/>
                <w:sz w:val="13"/>
                <w:szCs w:val="13"/>
              </w:rPr>
              <w:t>Source</w:t>
            </w:r>
          </w:p>
        </w:tc>
      </w:tr>
      <w:tr w:rsidR="00211F05" w:rsidRPr="00F960C0" w14:paraId="02076B54" w14:textId="77777777" w:rsidTr="00764823">
        <w:trPr>
          <w:trHeight w:val="300"/>
        </w:trPr>
        <w:tc>
          <w:tcPr>
            <w:tcW w:w="988" w:type="dxa"/>
            <w:shd w:val="clear" w:color="auto" w:fill="auto"/>
            <w:vAlign w:val="bottom"/>
          </w:tcPr>
          <w:p w14:paraId="00000211" w14:textId="77777777" w:rsidR="00211F05" w:rsidRPr="00F960C0" w:rsidRDefault="00211F05">
            <w:pPr>
              <w:rPr>
                <w:rFonts w:eastAsia="Calibri"/>
                <w:color w:val="000000"/>
                <w:sz w:val="13"/>
                <w:szCs w:val="13"/>
              </w:rPr>
            </w:pPr>
            <w:r w:rsidRPr="00F960C0">
              <w:rPr>
                <w:rFonts w:eastAsia="Calibri"/>
                <w:color w:val="000000"/>
                <w:sz w:val="13"/>
                <w:szCs w:val="13"/>
              </w:rPr>
              <w:t>Banff National Park Wolverine Overpass</w:t>
            </w:r>
          </w:p>
        </w:tc>
        <w:tc>
          <w:tcPr>
            <w:tcW w:w="850" w:type="dxa"/>
            <w:shd w:val="clear" w:color="auto" w:fill="auto"/>
            <w:vAlign w:val="bottom"/>
          </w:tcPr>
          <w:p w14:paraId="00000212"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13" w14:textId="77777777" w:rsidR="00211F05" w:rsidRPr="00F960C0" w:rsidRDefault="00211F05">
            <w:pPr>
              <w:rPr>
                <w:rFonts w:eastAsia="Calibri"/>
                <w:color w:val="000000"/>
                <w:sz w:val="13"/>
                <w:szCs w:val="13"/>
              </w:rPr>
            </w:pPr>
            <w:r w:rsidRPr="00F960C0">
              <w:rPr>
                <w:rFonts w:eastAsia="Calibri"/>
                <w:color w:val="000000"/>
                <w:sz w:val="13"/>
                <w:szCs w:val="13"/>
              </w:rPr>
              <w:t>Alberta</w:t>
            </w:r>
          </w:p>
        </w:tc>
        <w:tc>
          <w:tcPr>
            <w:tcW w:w="851" w:type="dxa"/>
            <w:shd w:val="clear" w:color="auto" w:fill="auto"/>
            <w:vAlign w:val="bottom"/>
          </w:tcPr>
          <w:p w14:paraId="00000214" w14:textId="77777777" w:rsidR="00211F05" w:rsidRPr="00F960C0" w:rsidRDefault="00211F05">
            <w:pPr>
              <w:jc w:val="right"/>
              <w:rPr>
                <w:rFonts w:eastAsia="Calibri"/>
                <w:color w:val="000000"/>
                <w:sz w:val="13"/>
                <w:szCs w:val="13"/>
              </w:rPr>
            </w:pPr>
            <w:r w:rsidRPr="00F960C0">
              <w:rPr>
                <w:rFonts w:eastAsia="Calibri"/>
                <w:color w:val="000000"/>
                <w:sz w:val="13"/>
                <w:szCs w:val="13"/>
              </w:rPr>
              <w:t>1996</w:t>
            </w:r>
          </w:p>
        </w:tc>
        <w:tc>
          <w:tcPr>
            <w:tcW w:w="567" w:type="dxa"/>
            <w:shd w:val="clear" w:color="auto" w:fill="auto"/>
            <w:vAlign w:val="bottom"/>
          </w:tcPr>
          <w:p w14:paraId="00000215" w14:textId="77777777" w:rsidR="00211F05" w:rsidRPr="00F960C0" w:rsidRDefault="00211F05">
            <w:pPr>
              <w:jc w:val="right"/>
              <w:rPr>
                <w:rFonts w:eastAsia="Calibri"/>
                <w:color w:val="000000"/>
                <w:sz w:val="13"/>
                <w:szCs w:val="13"/>
              </w:rPr>
            </w:pPr>
            <w:r w:rsidRPr="00F960C0">
              <w:rPr>
                <w:rFonts w:eastAsia="Calibri"/>
                <w:color w:val="000000"/>
                <w:sz w:val="13"/>
                <w:szCs w:val="13"/>
              </w:rPr>
              <w:t>51.62</w:t>
            </w:r>
          </w:p>
        </w:tc>
        <w:tc>
          <w:tcPr>
            <w:tcW w:w="616" w:type="dxa"/>
            <w:shd w:val="clear" w:color="auto" w:fill="auto"/>
            <w:vAlign w:val="bottom"/>
          </w:tcPr>
          <w:p w14:paraId="00000216" w14:textId="77777777" w:rsidR="00211F05" w:rsidRPr="00F960C0" w:rsidRDefault="00211F05">
            <w:pPr>
              <w:jc w:val="right"/>
              <w:rPr>
                <w:rFonts w:eastAsia="Calibri"/>
                <w:color w:val="000000"/>
                <w:sz w:val="13"/>
                <w:szCs w:val="13"/>
              </w:rPr>
            </w:pPr>
            <w:r w:rsidRPr="00F960C0">
              <w:rPr>
                <w:rFonts w:eastAsia="Calibri"/>
                <w:color w:val="000000"/>
                <w:sz w:val="13"/>
                <w:szCs w:val="13"/>
              </w:rPr>
              <w:t>57.72</w:t>
            </w:r>
          </w:p>
        </w:tc>
        <w:tc>
          <w:tcPr>
            <w:tcW w:w="842" w:type="dxa"/>
            <w:shd w:val="clear" w:color="auto" w:fill="auto"/>
            <w:vAlign w:val="bottom"/>
          </w:tcPr>
          <w:p w14:paraId="00000217" w14:textId="77777777" w:rsidR="00211F05" w:rsidRPr="00F960C0" w:rsidRDefault="00211F05">
            <w:pPr>
              <w:jc w:val="right"/>
              <w:rPr>
                <w:rFonts w:eastAsia="Calibri"/>
                <w:color w:val="000000"/>
                <w:sz w:val="13"/>
                <w:szCs w:val="13"/>
              </w:rPr>
            </w:pPr>
            <w:r w:rsidRPr="00F960C0">
              <w:rPr>
                <w:rFonts w:eastAsia="Calibri"/>
                <w:color w:val="000000"/>
                <w:sz w:val="13"/>
                <w:szCs w:val="13"/>
              </w:rPr>
              <w:t>0.89431739</w:t>
            </w:r>
          </w:p>
        </w:tc>
        <w:tc>
          <w:tcPr>
            <w:tcW w:w="952" w:type="dxa"/>
            <w:shd w:val="clear" w:color="auto" w:fill="auto"/>
            <w:vAlign w:val="bottom"/>
          </w:tcPr>
          <w:p w14:paraId="00000218" w14:textId="77777777" w:rsidR="00211F05" w:rsidRPr="00F960C0" w:rsidRDefault="00211F05">
            <w:pPr>
              <w:jc w:val="right"/>
              <w:rPr>
                <w:rFonts w:eastAsia="Calibri"/>
                <w:color w:val="000000"/>
                <w:sz w:val="13"/>
                <w:szCs w:val="13"/>
              </w:rPr>
            </w:pPr>
            <w:r w:rsidRPr="00F960C0">
              <w:rPr>
                <w:rFonts w:eastAsia="Calibri"/>
                <w:color w:val="000000"/>
                <w:sz w:val="13"/>
                <w:szCs w:val="13"/>
              </w:rPr>
              <w:t>3180</w:t>
            </w:r>
          </w:p>
        </w:tc>
        <w:tc>
          <w:tcPr>
            <w:tcW w:w="852" w:type="dxa"/>
            <w:shd w:val="clear" w:color="auto" w:fill="auto"/>
            <w:vAlign w:val="bottom"/>
          </w:tcPr>
          <w:p w14:paraId="00000219" w14:textId="77777777" w:rsidR="00211F05" w:rsidRPr="00F960C0" w:rsidRDefault="00211F05">
            <w:pPr>
              <w:rPr>
                <w:rFonts w:eastAsia="Calibri"/>
                <w:color w:val="000000"/>
                <w:sz w:val="13"/>
                <w:szCs w:val="13"/>
              </w:rPr>
            </w:pPr>
            <w:r w:rsidRPr="00F960C0">
              <w:rPr>
                <w:rFonts w:eastAsia="Calibri"/>
                <w:color w:val="000000"/>
                <w:sz w:val="13"/>
                <w:szCs w:val="13"/>
              </w:rPr>
              <w:t>2006-2014</w:t>
            </w:r>
          </w:p>
        </w:tc>
        <w:tc>
          <w:tcPr>
            <w:tcW w:w="842" w:type="dxa"/>
            <w:shd w:val="clear" w:color="auto" w:fill="auto"/>
            <w:vAlign w:val="bottom"/>
          </w:tcPr>
          <w:p w14:paraId="0000021A" w14:textId="77777777" w:rsidR="00211F05" w:rsidRPr="00F960C0" w:rsidRDefault="00211F05">
            <w:pPr>
              <w:jc w:val="right"/>
              <w:rPr>
                <w:rFonts w:eastAsia="Calibri"/>
                <w:color w:val="000000"/>
                <w:sz w:val="13"/>
                <w:szCs w:val="13"/>
              </w:rPr>
            </w:pPr>
            <w:r w:rsidRPr="00F960C0">
              <w:rPr>
                <w:rFonts w:eastAsia="Calibri"/>
                <w:color w:val="000000"/>
                <w:sz w:val="13"/>
                <w:szCs w:val="13"/>
              </w:rPr>
              <w:t>2.15062893</w:t>
            </w:r>
          </w:p>
        </w:tc>
        <w:tc>
          <w:tcPr>
            <w:tcW w:w="934" w:type="dxa"/>
            <w:shd w:val="clear" w:color="auto" w:fill="auto"/>
          </w:tcPr>
          <w:p w14:paraId="3DF80181" w14:textId="77777777" w:rsidR="00211F05" w:rsidRDefault="00211F05">
            <w:pPr>
              <w:jc w:val="right"/>
              <w:rPr>
                <w:rFonts w:eastAsia="Calibri"/>
                <w:color w:val="000000"/>
                <w:sz w:val="13"/>
                <w:szCs w:val="13"/>
              </w:rPr>
            </w:pPr>
            <w:r>
              <w:rPr>
                <w:rFonts w:eastAsia="Calibri"/>
                <w:color w:val="000000"/>
                <w:sz w:val="13"/>
                <w:szCs w:val="13"/>
              </w:rPr>
              <w:t>8</w:t>
            </w:r>
          </w:p>
          <w:p w14:paraId="3C0B4B19" w14:textId="77777777" w:rsidR="00211F05" w:rsidRDefault="00211F05">
            <w:pPr>
              <w:jc w:val="right"/>
              <w:rPr>
                <w:rFonts w:eastAsia="Calibri"/>
                <w:color w:val="000000"/>
                <w:sz w:val="13"/>
                <w:szCs w:val="13"/>
              </w:rPr>
            </w:pPr>
          </w:p>
          <w:p w14:paraId="25EA29D5" w14:textId="1DBFE17C" w:rsidR="00211F05" w:rsidRPr="00F960C0" w:rsidRDefault="00211F05" w:rsidP="00211F05">
            <w:pPr>
              <w:rPr>
                <w:rFonts w:eastAsia="Calibri"/>
                <w:color w:val="000000"/>
                <w:sz w:val="13"/>
                <w:szCs w:val="13"/>
              </w:rPr>
            </w:pPr>
          </w:p>
        </w:tc>
        <w:tc>
          <w:tcPr>
            <w:tcW w:w="934" w:type="dxa"/>
            <w:shd w:val="clear" w:color="auto" w:fill="auto"/>
          </w:tcPr>
          <w:p w14:paraId="0000021B" w14:textId="417A817D" w:rsidR="00211F05" w:rsidRPr="00764823" w:rsidRDefault="00775C26" w:rsidP="00775C26">
            <w:pPr>
              <w:jc w:val="center"/>
              <w:rPr>
                <w:rFonts w:eastAsia="Calibri"/>
                <w:color w:val="000000"/>
                <w:sz w:val="13"/>
                <w:szCs w:val="13"/>
                <w:highlight w:val="yellow"/>
              </w:rPr>
            </w:pPr>
            <w:r>
              <w:rPr>
                <w:rFonts w:eastAsia="Calibri"/>
                <w:color w:val="000000"/>
                <w:sz w:val="13"/>
                <w:szCs w:val="13"/>
                <w:highlight w:val="yellow"/>
              </w:rPr>
              <w:t>Parks Canada?</w:t>
            </w:r>
          </w:p>
        </w:tc>
      </w:tr>
      <w:tr w:rsidR="00211F05" w:rsidRPr="00F960C0" w14:paraId="71AD373A" w14:textId="77777777" w:rsidTr="00764823">
        <w:trPr>
          <w:trHeight w:val="300"/>
        </w:trPr>
        <w:tc>
          <w:tcPr>
            <w:tcW w:w="988" w:type="dxa"/>
            <w:shd w:val="clear" w:color="auto" w:fill="auto"/>
            <w:vAlign w:val="bottom"/>
          </w:tcPr>
          <w:p w14:paraId="0000021C" w14:textId="77777777" w:rsidR="00211F05" w:rsidRPr="00F960C0" w:rsidRDefault="00211F05">
            <w:pPr>
              <w:rPr>
                <w:rFonts w:eastAsia="Calibri"/>
                <w:color w:val="000000"/>
                <w:sz w:val="13"/>
                <w:szCs w:val="13"/>
              </w:rPr>
            </w:pPr>
            <w:r w:rsidRPr="00F960C0">
              <w:rPr>
                <w:rFonts w:eastAsia="Calibri"/>
                <w:color w:val="000000"/>
                <w:sz w:val="13"/>
                <w:szCs w:val="13"/>
              </w:rPr>
              <w:t>Banff National Park Red Earth Overpass</w:t>
            </w:r>
          </w:p>
        </w:tc>
        <w:tc>
          <w:tcPr>
            <w:tcW w:w="850" w:type="dxa"/>
            <w:shd w:val="clear" w:color="auto" w:fill="auto"/>
            <w:vAlign w:val="bottom"/>
          </w:tcPr>
          <w:p w14:paraId="0000021D"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1E" w14:textId="77777777" w:rsidR="00211F05" w:rsidRPr="00F960C0" w:rsidRDefault="00211F05">
            <w:pPr>
              <w:rPr>
                <w:rFonts w:eastAsia="Calibri"/>
                <w:color w:val="000000"/>
                <w:sz w:val="13"/>
                <w:szCs w:val="13"/>
              </w:rPr>
            </w:pPr>
            <w:r w:rsidRPr="00F960C0">
              <w:rPr>
                <w:rFonts w:eastAsia="Calibri"/>
                <w:color w:val="000000"/>
                <w:sz w:val="13"/>
                <w:szCs w:val="13"/>
              </w:rPr>
              <w:t>Alberta</w:t>
            </w:r>
          </w:p>
        </w:tc>
        <w:tc>
          <w:tcPr>
            <w:tcW w:w="851" w:type="dxa"/>
            <w:shd w:val="clear" w:color="auto" w:fill="auto"/>
            <w:vAlign w:val="bottom"/>
          </w:tcPr>
          <w:p w14:paraId="0000021F" w14:textId="77777777" w:rsidR="00211F05" w:rsidRPr="00F960C0" w:rsidRDefault="00211F05">
            <w:pPr>
              <w:jc w:val="right"/>
              <w:rPr>
                <w:rFonts w:eastAsia="Calibri"/>
                <w:color w:val="000000"/>
                <w:sz w:val="13"/>
                <w:szCs w:val="13"/>
              </w:rPr>
            </w:pPr>
            <w:r w:rsidRPr="00F960C0">
              <w:rPr>
                <w:rFonts w:eastAsia="Calibri"/>
                <w:color w:val="000000"/>
                <w:sz w:val="13"/>
                <w:szCs w:val="13"/>
              </w:rPr>
              <w:t>1996</w:t>
            </w:r>
          </w:p>
        </w:tc>
        <w:tc>
          <w:tcPr>
            <w:tcW w:w="567" w:type="dxa"/>
            <w:shd w:val="clear" w:color="auto" w:fill="auto"/>
            <w:vAlign w:val="bottom"/>
          </w:tcPr>
          <w:p w14:paraId="00000220" w14:textId="77777777" w:rsidR="00211F05" w:rsidRPr="00F960C0" w:rsidRDefault="00211F05">
            <w:pPr>
              <w:jc w:val="right"/>
              <w:rPr>
                <w:rFonts w:eastAsia="Calibri"/>
                <w:color w:val="000000"/>
                <w:sz w:val="13"/>
                <w:szCs w:val="13"/>
              </w:rPr>
            </w:pPr>
            <w:r w:rsidRPr="00F960C0">
              <w:rPr>
                <w:rFonts w:eastAsia="Calibri"/>
                <w:color w:val="000000"/>
                <w:sz w:val="13"/>
                <w:szCs w:val="13"/>
              </w:rPr>
              <w:t>49.48</w:t>
            </w:r>
          </w:p>
        </w:tc>
        <w:tc>
          <w:tcPr>
            <w:tcW w:w="616" w:type="dxa"/>
            <w:shd w:val="clear" w:color="auto" w:fill="auto"/>
            <w:vAlign w:val="bottom"/>
          </w:tcPr>
          <w:p w14:paraId="00000221" w14:textId="77777777" w:rsidR="00211F05" w:rsidRPr="00F960C0" w:rsidRDefault="00211F05">
            <w:pPr>
              <w:jc w:val="right"/>
              <w:rPr>
                <w:rFonts w:eastAsia="Calibri"/>
                <w:color w:val="000000"/>
                <w:sz w:val="13"/>
                <w:szCs w:val="13"/>
              </w:rPr>
            </w:pPr>
            <w:r w:rsidRPr="00F960C0">
              <w:rPr>
                <w:rFonts w:eastAsia="Calibri"/>
                <w:color w:val="000000"/>
                <w:sz w:val="13"/>
                <w:szCs w:val="13"/>
              </w:rPr>
              <w:t>59.51</w:t>
            </w:r>
          </w:p>
        </w:tc>
        <w:tc>
          <w:tcPr>
            <w:tcW w:w="842" w:type="dxa"/>
            <w:shd w:val="clear" w:color="auto" w:fill="auto"/>
            <w:vAlign w:val="bottom"/>
          </w:tcPr>
          <w:p w14:paraId="00000222" w14:textId="77777777" w:rsidR="00211F05" w:rsidRPr="00F960C0" w:rsidRDefault="00211F05">
            <w:pPr>
              <w:jc w:val="right"/>
              <w:rPr>
                <w:rFonts w:eastAsia="Calibri"/>
                <w:color w:val="000000"/>
                <w:sz w:val="13"/>
                <w:szCs w:val="13"/>
              </w:rPr>
            </w:pPr>
            <w:r w:rsidRPr="00F960C0">
              <w:rPr>
                <w:rFonts w:eastAsia="Calibri"/>
                <w:color w:val="000000"/>
                <w:sz w:val="13"/>
                <w:szCs w:val="13"/>
              </w:rPr>
              <w:t>0.8314569</w:t>
            </w:r>
          </w:p>
        </w:tc>
        <w:tc>
          <w:tcPr>
            <w:tcW w:w="952" w:type="dxa"/>
            <w:shd w:val="clear" w:color="auto" w:fill="auto"/>
            <w:vAlign w:val="bottom"/>
          </w:tcPr>
          <w:p w14:paraId="00000223" w14:textId="77777777" w:rsidR="00211F05" w:rsidRPr="00F960C0" w:rsidRDefault="00211F05">
            <w:pPr>
              <w:jc w:val="right"/>
              <w:rPr>
                <w:rFonts w:eastAsia="Calibri"/>
                <w:color w:val="000000"/>
                <w:sz w:val="13"/>
                <w:szCs w:val="13"/>
              </w:rPr>
            </w:pPr>
            <w:r w:rsidRPr="00F960C0">
              <w:rPr>
                <w:rFonts w:eastAsia="Calibri"/>
                <w:color w:val="000000"/>
                <w:sz w:val="13"/>
                <w:szCs w:val="13"/>
              </w:rPr>
              <w:t>3180</w:t>
            </w:r>
          </w:p>
        </w:tc>
        <w:tc>
          <w:tcPr>
            <w:tcW w:w="852" w:type="dxa"/>
            <w:shd w:val="clear" w:color="auto" w:fill="auto"/>
            <w:vAlign w:val="bottom"/>
          </w:tcPr>
          <w:p w14:paraId="00000224" w14:textId="77777777" w:rsidR="00211F05" w:rsidRPr="00F960C0" w:rsidRDefault="00211F05">
            <w:pPr>
              <w:rPr>
                <w:rFonts w:eastAsia="Calibri"/>
                <w:color w:val="000000"/>
                <w:sz w:val="13"/>
                <w:szCs w:val="13"/>
              </w:rPr>
            </w:pPr>
            <w:r w:rsidRPr="00F960C0">
              <w:rPr>
                <w:rFonts w:eastAsia="Calibri"/>
                <w:color w:val="000000"/>
                <w:sz w:val="13"/>
                <w:szCs w:val="13"/>
              </w:rPr>
              <w:t>2007-2015</w:t>
            </w:r>
          </w:p>
        </w:tc>
        <w:tc>
          <w:tcPr>
            <w:tcW w:w="842" w:type="dxa"/>
            <w:shd w:val="clear" w:color="auto" w:fill="auto"/>
            <w:vAlign w:val="bottom"/>
          </w:tcPr>
          <w:p w14:paraId="00000225" w14:textId="77777777" w:rsidR="00211F05" w:rsidRPr="00F960C0" w:rsidRDefault="00211F05">
            <w:pPr>
              <w:jc w:val="right"/>
              <w:rPr>
                <w:rFonts w:eastAsia="Calibri"/>
                <w:color w:val="000000"/>
                <w:sz w:val="13"/>
                <w:szCs w:val="13"/>
              </w:rPr>
            </w:pPr>
            <w:r w:rsidRPr="00F960C0">
              <w:rPr>
                <w:rFonts w:eastAsia="Calibri"/>
                <w:color w:val="000000"/>
                <w:sz w:val="13"/>
                <w:szCs w:val="13"/>
              </w:rPr>
              <w:t>2.78050314</w:t>
            </w:r>
          </w:p>
        </w:tc>
        <w:tc>
          <w:tcPr>
            <w:tcW w:w="934" w:type="dxa"/>
            <w:shd w:val="clear" w:color="auto" w:fill="auto"/>
          </w:tcPr>
          <w:p w14:paraId="57B6A60E" w14:textId="7DB09A53" w:rsidR="00211F05" w:rsidRPr="00F960C0" w:rsidRDefault="00211F05">
            <w:pPr>
              <w:jc w:val="right"/>
              <w:rPr>
                <w:rFonts w:eastAsia="Calibri"/>
                <w:color w:val="000000"/>
                <w:sz w:val="13"/>
                <w:szCs w:val="13"/>
              </w:rPr>
            </w:pPr>
            <w:r>
              <w:rPr>
                <w:rFonts w:eastAsia="Calibri"/>
                <w:color w:val="000000"/>
                <w:sz w:val="13"/>
                <w:szCs w:val="13"/>
              </w:rPr>
              <w:t>8</w:t>
            </w:r>
          </w:p>
        </w:tc>
        <w:tc>
          <w:tcPr>
            <w:tcW w:w="934" w:type="dxa"/>
            <w:shd w:val="clear" w:color="auto" w:fill="auto"/>
          </w:tcPr>
          <w:p w14:paraId="00000226" w14:textId="798DD157" w:rsidR="00211F05" w:rsidRPr="00764823" w:rsidRDefault="00211F05" w:rsidP="00775C26">
            <w:pPr>
              <w:rPr>
                <w:rFonts w:eastAsia="Calibri"/>
                <w:color w:val="000000"/>
                <w:sz w:val="13"/>
                <w:szCs w:val="13"/>
                <w:highlight w:val="yellow"/>
              </w:rPr>
            </w:pPr>
          </w:p>
        </w:tc>
      </w:tr>
      <w:tr w:rsidR="00211F05" w:rsidRPr="00F960C0" w14:paraId="1D2C9CE0" w14:textId="77777777" w:rsidTr="00764823">
        <w:trPr>
          <w:trHeight w:val="300"/>
        </w:trPr>
        <w:tc>
          <w:tcPr>
            <w:tcW w:w="988" w:type="dxa"/>
            <w:shd w:val="clear" w:color="auto" w:fill="auto"/>
            <w:vAlign w:val="bottom"/>
          </w:tcPr>
          <w:p w14:paraId="00000227" w14:textId="77777777" w:rsidR="00211F05" w:rsidRPr="00F960C0" w:rsidRDefault="00211F05">
            <w:pPr>
              <w:rPr>
                <w:rFonts w:eastAsia="Calibri"/>
                <w:color w:val="000000"/>
                <w:sz w:val="13"/>
                <w:szCs w:val="13"/>
              </w:rPr>
            </w:pPr>
            <w:r w:rsidRPr="00F960C0">
              <w:rPr>
                <w:rFonts w:eastAsia="Calibri"/>
                <w:color w:val="000000"/>
                <w:sz w:val="13"/>
                <w:szCs w:val="13"/>
              </w:rPr>
              <w:t>Banff National Park Temple Overpass</w:t>
            </w:r>
          </w:p>
        </w:tc>
        <w:tc>
          <w:tcPr>
            <w:tcW w:w="850" w:type="dxa"/>
            <w:shd w:val="clear" w:color="auto" w:fill="auto"/>
            <w:vAlign w:val="bottom"/>
          </w:tcPr>
          <w:p w14:paraId="00000228"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29" w14:textId="77777777" w:rsidR="00211F05" w:rsidRPr="00F960C0" w:rsidRDefault="00211F05">
            <w:pPr>
              <w:rPr>
                <w:rFonts w:eastAsia="Calibri"/>
                <w:color w:val="000000"/>
                <w:sz w:val="13"/>
                <w:szCs w:val="13"/>
              </w:rPr>
            </w:pPr>
            <w:r w:rsidRPr="00F960C0">
              <w:rPr>
                <w:rFonts w:eastAsia="Calibri"/>
                <w:color w:val="000000"/>
                <w:sz w:val="13"/>
                <w:szCs w:val="13"/>
              </w:rPr>
              <w:t>Alberta</w:t>
            </w:r>
          </w:p>
        </w:tc>
        <w:tc>
          <w:tcPr>
            <w:tcW w:w="851" w:type="dxa"/>
            <w:shd w:val="clear" w:color="auto" w:fill="auto"/>
            <w:vAlign w:val="bottom"/>
          </w:tcPr>
          <w:p w14:paraId="0000022A" w14:textId="77777777" w:rsidR="00211F05" w:rsidRPr="00F960C0" w:rsidRDefault="00211F05">
            <w:pPr>
              <w:jc w:val="right"/>
              <w:rPr>
                <w:rFonts w:eastAsia="Calibri"/>
                <w:color w:val="000000"/>
                <w:sz w:val="13"/>
                <w:szCs w:val="13"/>
              </w:rPr>
            </w:pPr>
            <w:r w:rsidRPr="00F960C0">
              <w:rPr>
                <w:rFonts w:eastAsia="Calibri"/>
                <w:color w:val="000000"/>
                <w:sz w:val="13"/>
                <w:szCs w:val="13"/>
              </w:rPr>
              <w:t>2010</w:t>
            </w:r>
          </w:p>
        </w:tc>
        <w:tc>
          <w:tcPr>
            <w:tcW w:w="567" w:type="dxa"/>
            <w:shd w:val="clear" w:color="auto" w:fill="auto"/>
            <w:vAlign w:val="bottom"/>
          </w:tcPr>
          <w:p w14:paraId="0000022B" w14:textId="77777777" w:rsidR="00211F05" w:rsidRPr="00F960C0" w:rsidRDefault="00211F05">
            <w:pPr>
              <w:jc w:val="right"/>
              <w:rPr>
                <w:rFonts w:eastAsia="Calibri"/>
                <w:color w:val="000000"/>
                <w:sz w:val="13"/>
                <w:szCs w:val="13"/>
              </w:rPr>
            </w:pPr>
            <w:r w:rsidRPr="00F960C0">
              <w:rPr>
                <w:rFonts w:eastAsia="Calibri"/>
                <w:color w:val="000000"/>
                <w:sz w:val="13"/>
                <w:szCs w:val="13"/>
              </w:rPr>
              <w:t>58.51</w:t>
            </w:r>
          </w:p>
        </w:tc>
        <w:tc>
          <w:tcPr>
            <w:tcW w:w="616" w:type="dxa"/>
            <w:shd w:val="clear" w:color="auto" w:fill="auto"/>
            <w:vAlign w:val="bottom"/>
          </w:tcPr>
          <w:p w14:paraId="0000022C" w14:textId="77777777" w:rsidR="00211F05" w:rsidRPr="00F960C0" w:rsidRDefault="00211F05">
            <w:pPr>
              <w:jc w:val="right"/>
              <w:rPr>
                <w:rFonts w:eastAsia="Calibri"/>
                <w:color w:val="000000"/>
                <w:sz w:val="13"/>
                <w:szCs w:val="13"/>
              </w:rPr>
            </w:pPr>
            <w:r w:rsidRPr="00F960C0">
              <w:rPr>
                <w:rFonts w:eastAsia="Calibri"/>
                <w:color w:val="000000"/>
                <w:sz w:val="13"/>
                <w:szCs w:val="13"/>
              </w:rPr>
              <w:t>73.16</w:t>
            </w:r>
          </w:p>
        </w:tc>
        <w:tc>
          <w:tcPr>
            <w:tcW w:w="842" w:type="dxa"/>
            <w:shd w:val="clear" w:color="auto" w:fill="auto"/>
            <w:vAlign w:val="bottom"/>
          </w:tcPr>
          <w:p w14:paraId="0000022D" w14:textId="77777777" w:rsidR="00211F05" w:rsidRPr="00F960C0" w:rsidRDefault="00211F05">
            <w:pPr>
              <w:jc w:val="right"/>
              <w:rPr>
                <w:rFonts w:eastAsia="Calibri"/>
                <w:color w:val="000000"/>
                <w:sz w:val="13"/>
                <w:szCs w:val="13"/>
              </w:rPr>
            </w:pPr>
            <w:r w:rsidRPr="00F960C0">
              <w:rPr>
                <w:rFonts w:eastAsia="Calibri"/>
                <w:color w:val="000000"/>
                <w:sz w:val="13"/>
                <w:szCs w:val="13"/>
              </w:rPr>
              <w:t>0.79975396</w:t>
            </w:r>
          </w:p>
        </w:tc>
        <w:tc>
          <w:tcPr>
            <w:tcW w:w="952" w:type="dxa"/>
            <w:shd w:val="clear" w:color="auto" w:fill="auto"/>
            <w:vAlign w:val="bottom"/>
          </w:tcPr>
          <w:p w14:paraId="0000022E" w14:textId="77777777" w:rsidR="00211F05" w:rsidRPr="00F960C0" w:rsidRDefault="00211F05">
            <w:pPr>
              <w:jc w:val="right"/>
              <w:rPr>
                <w:rFonts w:eastAsia="Calibri"/>
                <w:color w:val="000000"/>
                <w:sz w:val="13"/>
                <w:szCs w:val="13"/>
              </w:rPr>
            </w:pPr>
            <w:r w:rsidRPr="00F960C0">
              <w:rPr>
                <w:rFonts w:eastAsia="Calibri"/>
                <w:color w:val="000000"/>
                <w:sz w:val="13"/>
                <w:szCs w:val="13"/>
              </w:rPr>
              <w:t>1486</w:t>
            </w:r>
          </w:p>
        </w:tc>
        <w:tc>
          <w:tcPr>
            <w:tcW w:w="852" w:type="dxa"/>
            <w:shd w:val="clear" w:color="auto" w:fill="auto"/>
            <w:vAlign w:val="bottom"/>
          </w:tcPr>
          <w:p w14:paraId="0000022F" w14:textId="77777777" w:rsidR="00211F05" w:rsidRPr="00F960C0" w:rsidRDefault="00211F05">
            <w:pPr>
              <w:rPr>
                <w:rFonts w:eastAsia="Calibri"/>
                <w:color w:val="000000"/>
                <w:sz w:val="13"/>
                <w:szCs w:val="13"/>
              </w:rPr>
            </w:pPr>
            <w:r w:rsidRPr="00F960C0">
              <w:rPr>
                <w:rFonts w:eastAsia="Calibri"/>
                <w:color w:val="000000"/>
                <w:sz w:val="13"/>
                <w:szCs w:val="13"/>
              </w:rPr>
              <w:t>2011-2015</w:t>
            </w:r>
          </w:p>
        </w:tc>
        <w:tc>
          <w:tcPr>
            <w:tcW w:w="842" w:type="dxa"/>
            <w:shd w:val="clear" w:color="auto" w:fill="auto"/>
            <w:vAlign w:val="bottom"/>
          </w:tcPr>
          <w:p w14:paraId="00000230" w14:textId="77777777" w:rsidR="00211F05" w:rsidRPr="00F960C0" w:rsidRDefault="00211F05">
            <w:pPr>
              <w:jc w:val="right"/>
              <w:rPr>
                <w:rFonts w:eastAsia="Calibri"/>
                <w:color w:val="000000"/>
                <w:sz w:val="13"/>
                <w:szCs w:val="13"/>
              </w:rPr>
            </w:pPr>
            <w:r w:rsidRPr="00F960C0">
              <w:rPr>
                <w:rFonts w:eastAsia="Calibri"/>
                <w:color w:val="000000"/>
                <w:sz w:val="13"/>
                <w:szCs w:val="13"/>
              </w:rPr>
              <w:t>0.487214</w:t>
            </w:r>
          </w:p>
        </w:tc>
        <w:tc>
          <w:tcPr>
            <w:tcW w:w="934" w:type="dxa"/>
            <w:shd w:val="clear" w:color="auto" w:fill="auto"/>
          </w:tcPr>
          <w:p w14:paraId="39D3C682" w14:textId="7B1D4D99" w:rsidR="00211F05" w:rsidRPr="00F960C0" w:rsidRDefault="00211F05">
            <w:pPr>
              <w:jc w:val="right"/>
              <w:rPr>
                <w:rFonts w:eastAsia="Calibri"/>
                <w:color w:val="000000"/>
                <w:sz w:val="13"/>
                <w:szCs w:val="13"/>
              </w:rPr>
            </w:pPr>
            <w:r>
              <w:rPr>
                <w:rFonts w:eastAsia="Calibri"/>
                <w:color w:val="000000"/>
                <w:sz w:val="13"/>
                <w:szCs w:val="13"/>
              </w:rPr>
              <w:t>7</w:t>
            </w:r>
          </w:p>
        </w:tc>
        <w:tc>
          <w:tcPr>
            <w:tcW w:w="934" w:type="dxa"/>
            <w:shd w:val="clear" w:color="auto" w:fill="auto"/>
          </w:tcPr>
          <w:p w14:paraId="00000231" w14:textId="7CE79472" w:rsidR="00211F05" w:rsidRPr="00764823" w:rsidRDefault="00211F05" w:rsidP="00775C26">
            <w:pPr>
              <w:jc w:val="center"/>
              <w:rPr>
                <w:rFonts w:eastAsia="Calibri"/>
                <w:color w:val="000000"/>
                <w:sz w:val="13"/>
                <w:szCs w:val="13"/>
                <w:highlight w:val="yellow"/>
              </w:rPr>
            </w:pPr>
          </w:p>
        </w:tc>
      </w:tr>
      <w:tr w:rsidR="00211F05" w:rsidRPr="00F960C0" w14:paraId="538AFEC9" w14:textId="77777777" w:rsidTr="00764823">
        <w:trPr>
          <w:trHeight w:val="300"/>
        </w:trPr>
        <w:tc>
          <w:tcPr>
            <w:tcW w:w="988" w:type="dxa"/>
            <w:shd w:val="clear" w:color="auto" w:fill="auto"/>
            <w:vAlign w:val="bottom"/>
          </w:tcPr>
          <w:p w14:paraId="00000232" w14:textId="77777777" w:rsidR="00211F05" w:rsidRPr="00F960C0" w:rsidRDefault="00211F05">
            <w:pPr>
              <w:rPr>
                <w:rFonts w:eastAsia="Calibri"/>
                <w:color w:val="000000"/>
                <w:sz w:val="13"/>
                <w:szCs w:val="13"/>
              </w:rPr>
            </w:pPr>
            <w:r w:rsidRPr="00F960C0">
              <w:rPr>
                <w:rFonts w:eastAsia="Calibri"/>
                <w:color w:val="000000"/>
                <w:sz w:val="13"/>
                <w:szCs w:val="13"/>
              </w:rPr>
              <w:t>Banff National Park Lake Louise Over Pass</w:t>
            </w:r>
          </w:p>
        </w:tc>
        <w:tc>
          <w:tcPr>
            <w:tcW w:w="850" w:type="dxa"/>
            <w:shd w:val="clear" w:color="auto" w:fill="auto"/>
            <w:vAlign w:val="bottom"/>
          </w:tcPr>
          <w:p w14:paraId="00000233"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34" w14:textId="77777777" w:rsidR="00211F05" w:rsidRPr="00F960C0" w:rsidRDefault="00211F05">
            <w:pPr>
              <w:rPr>
                <w:rFonts w:eastAsia="Calibri"/>
                <w:color w:val="000000"/>
                <w:sz w:val="13"/>
                <w:szCs w:val="13"/>
              </w:rPr>
            </w:pPr>
            <w:r w:rsidRPr="00F960C0">
              <w:rPr>
                <w:rFonts w:eastAsia="Calibri"/>
                <w:color w:val="000000"/>
                <w:sz w:val="13"/>
                <w:szCs w:val="13"/>
              </w:rPr>
              <w:t>Alberta</w:t>
            </w:r>
          </w:p>
        </w:tc>
        <w:tc>
          <w:tcPr>
            <w:tcW w:w="851" w:type="dxa"/>
            <w:shd w:val="clear" w:color="auto" w:fill="auto"/>
            <w:vAlign w:val="bottom"/>
          </w:tcPr>
          <w:p w14:paraId="00000235" w14:textId="77777777" w:rsidR="00211F05" w:rsidRPr="00F960C0" w:rsidRDefault="00211F05">
            <w:pPr>
              <w:jc w:val="right"/>
              <w:rPr>
                <w:rFonts w:eastAsia="Calibri"/>
                <w:color w:val="000000"/>
                <w:sz w:val="13"/>
                <w:szCs w:val="13"/>
              </w:rPr>
            </w:pPr>
            <w:r w:rsidRPr="00F960C0">
              <w:rPr>
                <w:rFonts w:eastAsia="Calibri"/>
                <w:color w:val="000000"/>
                <w:sz w:val="13"/>
                <w:szCs w:val="13"/>
              </w:rPr>
              <w:t>2009</w:t>
            </w:r>
          </w:p>
        </w:tc>
        <w:tc>
          <w:tcPr>
            <w:tcW w:w="567" w:type="dxa"/>
            <w:shd w:val="clear" w:color="auto" w:fill="auto"/>
            <w:vAlign w:val="bottom"/>
          </w:tcPr>
          <w:p w14:paraId="00000236" w14:textId="77777777" w:rsidR="00211F05" w:rsidRPr="00F960C0" w:rsidRDefault="00211F05">
            <w:pPr>
              <w:jc w:val="right"/>
              <w:rPr>
                <w:rFonts w:eastAsia="Calibri"/>
                <w:color w:val="000000"/>
                <w:sz w:val="13"/>
                <w:szCs w:val="13"/>
              </w:rPr>
            </w:pPr>
            <w:r w:rsidRPr="00F960C0">
              <w:rPr>
                <w:rFonts w:eastAsia="Calibri"/>
                <w:color w:val="000000"/>
                <w:sz w:val="13"/>
                <w:szCs w:val="13"/>
              </w:rPr>
              <w:t>59.5</w:t>
            </w:r>
          </w:p>
        </w:tc>
        <w:tc>
          <w:tcPr>
            <w:tcW w:w="616" w:type="dxa"/>
            <w:shd w:val="clear" w:color="auto" w:fill="auto"/>
            <w:vAlign w:val="bottom"/>
          </w:tcPr>
          <w:p w14:paraId="00000237" w14:textId="77777777" w:rsidR="00211F05" w:rsidRPr="00F960C0" w:rsidRDefault="00211F05">
            <w:pPr>
              <w:jc w:val="right"/>
              <w:rPr>
                <w:rFonts w:eastAsia="Calibri"/>
                <w:color w:val="000000"/>
                <w:sz w:val="13"/>
                <w:szCs w:val="13"/>
              </w:rPr>
            </w:pPr>
            <w:r w:rsidRPr="00F960C0">
              <w:rPr>
                <w:rFonts w:eastAsia="Calibri"/>
                <w:color w:val="000000"/>
                <w:sz w:val="13"/>
                <w:szCs w:val="13"/>
              </w:rPr>
              <w:t>69.6</w:t>
            </w:r>
          </w:p>
        </w:tc>
        <w:tc>
          <w:tcPr>
            <w:tcW w:w="842" w:type="dxa"/>
            <w:shd w:val="clear" w:color="auto" w:fill="auto"/>
            <w:vAlign w:val="bottom"/>
          </w:tcPr>
          <w:p w14:paraId="00000238" w14:textId="77777777" w:rsidR="00211F05" w:rsidRPr="00F960C0" w:rsidRDefault="00211F05">
            <w:pPr>
              <w:jc w:val="right"/>
              <w:rPr>
                <w:rFonts w:eastAsia="Calibri"/>
                <w:color w:val="000000"/>
                <w:sz w:val="13"/>
                <w:szCs w:val="13"/>
              </w:rPr>
            </w:pPr>
            <w:r w:rsidRPr="00F960C0">
              <w:rPr>
                <w:rFonts w:eastAsia="Calibri"/>
                <w:color w:val="000000"/>
                <w:sz w:val="13"/>
                <w:szCs w:val="13"/>
              </w:rPr>
              <w:t>0.85488506</w:t>
            </w:r>
          </w:p>
        </w:tc>
        <w:tc>
          <w:tcPr>
            <w:tcW w:w="952" w:type="dxa"/>
            <w:shd w:val="clear" w:color="auto" w:fill="auto"/>
            <w:vAlign w:val="bottom"/>
          </w:tcPr>
          <w:p w14:paraId="00000239" w14:textId="77777777" w:rsidR="00211F05" w:rsidRPr="00F960C0" w:rsidRDefault="00211F05">
            <w:pPr>
              <w:jc w:val="right"/>
              <w:rPr>
                <w:rFonts w:eastAsia="Calibri"/>
                <w:color w:val="000000"/>
                <w:sz w:val="13"/>
                <w:szCs w:val="13"/>
              </w:rPr>
            </w:pPr>
            <w:r w:rsidRPr="00F960C0">
              <w:rPr>
                <w:rFonts w:eastAsia="Calibri"/>
                <w:color w:val="000000"/>
                <w:sz w:val="13"/>
                <w:szCs w:val="13"/>
              </w:rPr>
              <w:t>1471</w:t>
            </w:r>
          </w:p>
        </w:tc>
        <w:tc>
          <w:tcPr>
            <w:tcW w:w="852" w:type="dxa"/>
            <w:shd w:val="clear" w:color="auto" w:fill="auto"/>
            <w:vAlign w:val="bottom"/>
          </w:tcPr>
          <w:p w14:paraId="0000023A" w14:textId="77777777" w:rsidR="00211F05" w:rsidRPr="00F960C0" w:rsidRDefault="00211F05">
            <w:pPr>
              <w:rPr>
                <w:rFonts w:eastAsia="Calibri"/>
                <w:color w:val="000000"/>
                <w:sz w:val="13"/>
                <w:szCs w:val="13"/>
              </w:rPr>
            </w:pPr>
            <w:r w:rsidRPr="00F960C0">
              <w:rPr>
                <w:rFonts w:eastAsia="Calibri"/>
                <w:color w:val="000000"/>
                <w:sz w:val="13"/>
                <w:szCs w:val="13"/>
              </w:rPr>
              <w:t>2010-2015</w:t>
            </w:r>
          </w:p>
        </w:tc>
        <w:tc>
          <w:tcPr>
            <w:tcW w:w="842" w:type="dxa"/>
            <w:shd w:val="clear" w:color="auto" w:fill="auto"/>
            <w:vAlign w:val="bottom"/>
          </w:tcPr>
          <w:p w14:paraId="0000023B" w14:textId="77777777" w:rsidR="00211F05" w:rsidRPr="00F960C0" w:rsidRDefault="00211F05">
            <w:pPr>
              <w:jc w:val="right"/>
              <w:rPr>
                <w:rFonts w:eastAsia="Calibri"/>
                <w:color w:val="000000"/>
                <w:sz w:val="13"/>
                <w:szCs w:val="13"/>
              </w:rPr>
            </w:pPr>
            <w:r w:rsidRPr="00F960C0">
              <w:rPr>
                <w:rFonts w:eastAsia="Calibri"/>
                <w:color w:val="000000"/>
                <w:sz w:val="13"/>
                <w:szCs w:val="13"/>
              </w:rPr>
              <w:t>0.46838885</w:t>
            </w:r>
          </w:p>
        </w:tc>
        <w:tc>
          <w:tcPr>
            <w:tcW w:w="934" w:type="dxa"/>
            <w:shd w:val="clear" w:color="auto" w:fill="auto"/>
          </w:tcPr>
          <w:p w14:paraId="3EACA028" w14:textId="2E36D2B4" w:rsidR="00211F05" w:rsidRPr="00F960C0" w:rsidRDefault="00211F05">
            <w:pPr>
              <w:jc w:val="right"/>
              <w:rPr>
                <w:rFonts w:eastAsia="Calibri"/>
                <w:color w:val="000000"/>
                <w:sz w:val="13"/>
                <w:szCs w:val="13"/>
              </w:rPr>
            </w:pPr>
            <w:r>
              <w:rPr>
                <w:rFonts w:eastAsia="Calibri"/>
                <w:color w:val="000000"/>
                <w:sz w:val="13"/>
                <w:szCs w:val="13"/>
              </w:rPr>
              <w:t>7</w:t>
            </w:r>
          </w:p>
        </w:tc>
        <w:tc>
          <w:tcPr>
            <w:tcW w:w="934" w:type="dxa"/>
            <w:shd w:val="clear" w:color="auto" w:fill="auto"/>
          </w:tcPr>
          <w:p w14:paraId="0000023C" w14:textId="5B36D173" w:rsidR="00211F05" w:rsidRPr="00764823" w:rsidRDefault="00211F05" w:rsidP="00775C26">
            <w:pPr>
              <w:rPr>
                <w:rFonts w:eastAsia="Calibri"/>
                <w:color w:val="000000"/>
                <w:sz w:val="13"/>
                <w:szCs w:val="13"/>
                <w:highlight w:val="yellow"/>
              </w:rPr>
            </w:pPr>
          </w:p>
        </w:tc>
      </w:tr>
      <w:tr w:rsidR="00211F05" w:rsidRPr="00F960C0" w14:paraId="165D54D1" w14:textId="77777777" w:rsidTr="00764823">
        <w:trPr>
          <w:trHeight w:val="300"/>
        </w:trPr>
        <w:tc>
          <w:tcPr>
            <w:tcW w:w="988" w:type="dxa"/>
            <w:shd w:val="clear" w:color="auto" w:fill="auto"/>
            <w:vAlign w:val="bottom"/>
          </w:tcPr>
          <w:p w14:paraId="0000023D" w14:textId="77777777" w:rsidR="00211F05" w:rsidRPr="00F960C0" w:rsidRDefault="00211F05">
            <w:pPr>
              <w:rPr>
                <w:rFonts w:eastAsia="Calibri"/>
                <w:color w:val="000000"/>
                <w:sz w:val="13"/>
                <w:szCs w:val="13"/>
              </w:rPr>
            </w:pPr>
            <w:r w:rsidRPr="00F960C0">
              <w:rPr>
                <w:rFonts w:eastAsia="Calibri"/>
                <w:color w:val="000000"/>
                <w:sz w:val="13"/>
                <w:szCs w:val="13"/>
              </w:rPr>
              <w:t>Banff National Park Castle Overpass</w:t>
            </w:r>
          </w:p>
        </w:tc>
        <w:tc>
          <w:tcPr>
            <w:tcW w:w="850" w:type="dxa"/>
            <w:shd w:val="clear" w:color="auto" w:fill="auto"/>
            <w:vAlign w:val="bottom"/>
          </w:tcPr>
          <w:p w14:paraId="0000023E"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3F" w14:textId="77777777" w:rsidR="00211F05" w:rsidRPr="00F960C0" w:rsidRDefault="00211F05">
            <w:pPr>
              <w:rPr>
                <w:rFonts w:eastAsia="Calibri"/>
                <w:color w:val="000000"/>
                <w:sz w:val="13"/>
                <w:szCs w:val="13"/>
              </w:rPr>
            </w:pPr>
            <w:r w:rsidRPr="00F960C0">
              <w:rPr>
                <w:rFonts w:eastAsia="Calibri"/>
                <w:color w:val="000000"/>
                <w:sz w:val="13"/>
                <w:szCs w:val="13"/>
              </w:rPr>
              <w:t>Alberta</w:t>
            </w:r>
          </w:p>
        </w:tc>
        <w:tc>
          <w:tcPr>
            <w:tcW w:w="851" w:type="dxa"/>
            <w:shd w:val="clear" w:color="auto" w:fill="auto"/>
            <w:vAlign w:val="bottom"/>
          </w:tcPr>
          <w:p w14:paraId="00000240" w14:textId="77777777" w:rsidR="00211F05" w:rsidRPr="00F960C0" w:rsidRDefault="00211F05">
            <w:pPr>
              <w:jc w:val="right"/>
              <w:rPr>
                <w:rFonts w:eastAsia="Calibri"/>
                <w:color w:val="000000"/>
                <w:sz w:val="13"/>
                <w:szCs w:val="13"/>
              </w:rPr>
            </w:pPr>
            <w:r w:rsidRPr="00F960C0">
              <w:rPr>
                <w:rFonts w:eastAsia="Calibri"/>
                <w:color w:val="000000"/>
                <w:sz w:val="13"/>
                <w:szCs w:val="13"/>
              </w:rPr>
              <w:t>2011</w:t>
            </w:r>
          </w:p>
        </w:tc>
        <w:tc>
          <w:tcPr>
            <w:tcW w:w="567" w:type="dxa"/>
            <w:shd w:val="clear" w:color="auto" w:fill="auto"/>
            <w:vAlign w:val="bottom"/>
          </w:tcPr>
          <w:p w14:paraId="00000241" w14:textId="77777777" w:rsidR="00211F05" w:rsidRPr="00F960C0" w:rsidRDefault="00211F05">
            <w:pPr>
              <w:jc w:val="right"/>
              <w:rPr>
                <w:rFonts w:eastAsia="Calibri"/>
                <w:color w:val="000000"/>
                <w:sz w:val="13"/>
                <w:szCs w:val="13"/>
              </w:rPr>
            </w:pPr>
            <w:r w:rsidRPr="00F960C0">
              <w:rPr>
                <w:rFonts w:eastAsia="Calibri"/>
                <w:color w:val="000000"/>
                <w:sz w:val="13"/>
                <w:szCs w:val="13"/>
              </w:rPr>
              <w:t>58.05</w:t>
            </w:r>
          </w:p>
        </w:tc>
        <w:tc>
          <w:tcPr>
            <w:tcW w:w="616" w:type="dxa"/>
            <w:shd w:val="clear" w:color="auto" w:fill="auto"/>
            <w:vAlign w:val="bottom"/>
          </w:tcPr>
          <w:p w14:paraId="00000242" w14:textId="77777777" w:rsidR="00211F05" w:rsidRPr="00F960C0" w:rsidRDefault="00211F05">
            <w:pPr>
              <w:jc w:val="right"/>
              <w:rPr>
                <w:rFonts w:eastAsia="Calibri"/>
                <w:color w:val="000000"/>
                <w:sz w:val="13"/>
                <w:szCs w:val="13"/>
              </w:rPr>
            </w:pPr>
            <w:r w:rsidRPr="00F960C0">
              <w:rPr>
                <w:rFonts w:eastAsia="Calibri"/>
                <w:color w:val="000000"/>
                <w:sz w:val="13"/>
                <w:szCs w:val="13"/>
              </w:rPr>
              <w:t>66.29</w:t>
            </w:r>
          </w:p>
        </w:tc>
        <w:tc>
          <w:tcPr>
            <w:tcW w:w="842" w:type="dxa"/>
            <w:shd w:val="clear" w:color="auto" w:fill="auto"/>
            <w:vAlign w:val="bottom"/>
          </w:tcPr>
          <w:p w14:paraId="00000243" w14:textId="77777777" w:rsidR="00211F05" w:rsidRPr="00F960C0" w:rsidRDefault="00211F05">
            <w:pPr>
              <w:jc w:val="right"/>
              <w:rPr>
                <w:rFonts w:eastAsia="Calibri"/>
                <w:color w:val="000000"/>
                <w:sz w:val="13"/>
                <w:szCs w:val="13"/>
              </w:rPr>
            </w:pPr>
            <w:r w:rsidRPr="00F960C0">
              <w:rPr>
                <w:rFonts w:eastAsia="Calibri"/>
                <w:color w:val="000000"/>
                <w:sz w:val="13"/>
                <w:szCs w:val="13"/>
              </w:rPr>
              <w:t>0.87569769</w:t>
            </w:r>
          </w:p>
        </w:tc>
        <w:tc>
          <w:tcPr>
            <w:tcW w:w="952" w:type="dxa"/>
            <w:shd w:val="clear" w:color="auto" w:fill="auto"/>
            <w:vAlign w:val="bottom"/>
          </w:tcPr>
          <w:p w14:paraId="00000244" w14:textId="77777777" w:rsidR="00211F05" w:rsidRPr="00F960C0" w:rsidRDefault="00211F05">
            <w:pPr>
              <w:jc w:val="right"/>
              <w:rPr>
                <w:rFonts w:eastAsia="Calibri"/>
                <w:color w:val="000000"/>
                <w:sz w:val="13"/>
                <w:szCs w:val="13"/>
              </w:rPr>
            </w:pPr>
            <w:r w:rsidRPr="00F960C0">
              <w:rPr>
                <w:rFonts w:eastAsia="Calibri"/>
                <w:color w:val="000000"/>
                <w:sz w:val="13"/>
                <w:szCs w:val="13"/>
              </w:rPr>
              <w:t>1190</w:t>
            </w:r>
          </w:p>
        </w:tc>
        <w:tc>
          <w:tcPr>
            <w:tcW w:w="852" w:type="dxa"/>
            <w:shd w:val="clear" w:color="auto" w:fill="auto"/>
            <w:vAlign w:val="bottom"/>
          </w:tcPr>
          <w:p w14:paraId="00000245" w14:textId="77777777" w:rsidR="00211F05" w:rsidRPr="00F960C0" w:rsidRDefault="00211F05">
            <w:pPr>
              <w:rPr>
                <w:rFonts w:eastAsia="Calibri"/>
                <w:color w:val="000000"/>
                <w:sz w:val="13"/>
                <w:szCs w:val="13"/>
              </w:rPr>
            </w:pPr>
            <w:r w:rsidRPr="00F960C0">
              <w:rPr>
                <w:rFonts w:eastAsia="Calibri"/>
                <w:color w:val="000000"/>
                <w:sz w:val="13"/>
                <w:szCs w:val="13"/>
              </w:rPr>
              <w:t>2011-2015</w:t>
            </w:r>
          </w:p>
        </w:tc>
        <w:tc>
          <w:tcPr>
            <w:tcW w:w="842" w:type="dxa"/>
            <w:shd w:val="clear" w:color="auto" w:fill="auto"/>
            <w:vAlign w:val="bottom"/>
          </w:tcPr>
          <w:p w14:paraId="00000246" w14:textId="77777777" w:rsidR="00211F05" w:rsidRPr="00F960C0" w:rsidRDefault="00211F05">
            <w:pPr>
              <w:jc w:val="right"/>
              <w:rPr>
                <w:rFonts w:eastAsia="Calibri"/>
                <w:color w:val="000000"/>
                <w:sz w:val="13"/>
                <w:szCs w:val="13"/>
              </w:rPr>
            </w:pPr>
            <w:r w:rsidRPr="00F960C0">
              <w:rPr>
                <w:rFonts w:eastAsia="Calibri"/>
                <w:color w:val="000000"/>
                <w:sz w:val="13"/>
                <w:szCs w:val="13"/>
              </w:rPr>
              <w:t>0.90756303</w:t>
            </w:r>
          </w:p>
        </w:tc>
        <w:tc>
          <w:tcPr>
            <w:tcW w:w="934" w:type="dxa"/>
            <w:shd w:val="clear" w:color="auto" w:fill="auto"/>
          </w:tcPr>
          <w:p w14:paraId="4387F360" w14:textId="083E216E" w:rsidR="00211F05" w:rsidRPr="00F960C0" w:rsidRDefault="00211F05">
            <w:pPr>
              <w:jc w:val="right"/>
              <w:rPr>
                <w:rFonts w:eastAsia="Calibri"/>
                <w:color w:val="000000"/>
                <w:sz w:val="13"/>
                <w:szCs w:val="13"/>
              </w:rPr>
            </w:pPr>
            <w:r>
              <w:rPr>
                <w:rFonts w:eastAsia="Calibri"/>
                <w:color w:val="000000"/>
                <w:sz w:val="13"/>
                <w:szCs w:val="13"/>
              </w:rPr>
              <w:t>8</w:t>
            </w:r>
          </w:p>
        </w:tc>
        <w:tc>
          <w:tcPr>
            <w:tcW w:w="934" w:type="dxa"/>
            <w:shd w:val="clear" w:color="auto" w:fill="auto"/>
          </w:tcPr>
          <w:p w14:paraId="00000247" w14:textId="7F88F0B9" w:rsidR="00211F05" w:rsidRPr="00764823" w:rsidRDefault="00211F05">
            <w:pPr>
              <w:jc w:val="right"/>
              <w:rPr>
                <w:rFonts w:eastAsia="Calibri"/>
                <w:color w:val="000000"/>
                <w:sz w:val="13"/>
                <w:szCs w:val="13"/>
                <w:highlight w:val="yellow"/>
              </w:rPr>
            </w:pPr>
            <w:commentRangeStart w:id="320"/>
            <w:r w:rsidRPr="00764823">
              <w:rPr>
                <w:rFonts w:eastAsia="Calibri"/>
                <w:color w:val="000000"/>
                <w:sz w:val="13"/>
                <w:szCs w:val="13"/>
                <w:highlight w:val="yellow"/>
              </w:rPr>
              <w:t xml:space="preserve">(Clevenger &amp; </w:t>
            </w:r>
            <w:proofErr w:type="spellStart"/>
            <w:r w:rsidRPr="00764823">
              <w:rPr>
                <w:rFonts w:eastAsia="Calibri"/>
                <w:color w:val="000000"/>
                <w:sz w:val="13"/>
                <w:szCs w:val="13"/>
                <w:highlight w:val="yellow"/>
              </w:rPr>
              <w:t>Waltho</w:t>
            </w:r>
            <w:proofErr w:type="spellEnd"/>
            <w:r w:rsidRPr="00764823">
              <w:rPr>
                <w:rFonts w:eastAsia="Calibri"/>
                <w:color w:val="000000"/>
                <w:sz w:val="13"/>
                <w:szCs w:val="13"/>
                <w:highlight w:val="yellow"/>
              </w:rPr>
              <w:t>, 2005), (Ford et al., 2017)</w:t>
            </w:r>
            <w:commentRangeEnd w:id="320"/>
            <w:r w:rsidR="0079267D" w:rsidRPr="00764823">
              <w:rPr>
                <w:rStyle w:val="CommentReference"/>
                <w:rFonts w:asciiTheme="minorHAnsi" w:eastAsiaTheme="minorHAnsi" w:hAnsiTheme="minorHAnsi" w:cstheme="minorBidi"/>
                <w:highlight w:val="yellow"/>
              </w:rPr>
              <w:commentReference w:id="320"/>
            </w:r>
          </w:p>
        </w:tc>
      </w:tr>
      <w:tr w:rsidR="00211F05" w:rsidRPr="00F960C0" w14:paraId="158B89B4" w14:textId="77777777" w:rsidTr="00764823">
        <w:trPr>
          <w:trHeight w:val="300"/>
        </w:trPr>
        <w:tc>
          <w:tcPr>
            <w:tcW w:w="988" w:type="dxa"/>
            <w:shd w:val="clear" w:color="auto" w:fill="auto"/>
            <w:vAlign w:val="bottom"/>
          </w:tcPr>
          <w:p w14:paraId="00000248" w14:textId="77777777" w:rsidR="00211F05" w:rsidRPr="00F960C0" w:rsidRDefault="00211F05">
            <w:pPr>
              <w:rPr>
                <w:rFonts w:eastAsia="Calibri"/>
                <w:color w:val="000000"/>
                <w:sz w:val="13"/>
                <w:szCs w:val="13"/>
              </w:rPr>
            </w:pPr>
            <w:r w:rsidRPr="00F960C0">
              <w:rPr>
                <w:rFonts w:eastAsia="Calibri"/>
                <w:color w:val="000000"/>
                <w:sz w:val="13"/>
                <w:szCs w:val="13"/>
              </w:rPr>
              <w:t>Banff National Park Panorama Overpass</w:t>
            </w:r>
          </w:p>
        </w:tc>
        <w:tc>
          <w:tcPr>
            <w:tcW w:w="850" w:type="dxa"/>
            <w:shd w:val="clear" w:color="auto" w:fill="auto"/>
            <w:vAlign w:val="bottom"/>
          </w:tcPr>
          <w:p w14:paraId="00000249"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4A" w14:textId="77777777" w:rsidR="00211F05" w:rsidRPr="00F960C0" w:rsidRDefault="00211F05">
            <w:pPr>
              <w:rPr>
                <w:rFonts w:eastAsia="Calibri"/>
                <w:color w:val="000000"/>
                <w:sz w:val="13"/>
                <w:szCs w:val="13"/>
              </w:rPr>
            </w:pPr>
            <w:r w:rsidRPr="00F960C0">
              <w:rPr>
                <w:rFonts w:eastAsia="Calibri"/>
                <w:color w:val="000000"/>
                <w:sz w:val="13"/>
                <w:szCs w:val="13"/>
              </w:rPr>
              <w:t>Alberta</w:t>
            </w:r>
          </w:p>
        </w:tc>
        <w:tc>
          <w:tcPr>
            <w:tcW w:w="851" w:type="dxa"/>
            <w:shd w:val="clear" w:color="auto" w:fill="auto"/>
            <w:vAlign w:val="bottom"/>
          </w:tcPr>
          <w:p w14:paraId="0000024B" w14:textId="77777777" w:rsidR="00211F05" w:rsidRPr="00F960C0" w:rsidRDefault="00211F05">
            <w:pPr>
              <w:jc w:val="right"/>
              <w:rPr>
                <w:rFonts w:eastAsia="Calibri"/>
                <w:color w:val="000000"/>
                <w:sz w:val="13"/>
                <w:szCs w:val="13"/>
              </w:rPr>
            </w:pPr>
            <w:r w:rsidRPr="00F960C0">
              <w:rPr>
                <w:rFonts w:eastAsia="Calibri"/>
                <w:color w:val="000000"/>
                <w:sz w:val="13"/>
                <w:szCs w:val="13"/>
              </w:rPr>
              <w:t>2011</w:t>
            </w:r>
          </w:p>
        </w:tc>
        <w:tc>
          <w:tcPr>
            <w:tcW w:w="567" w:type="dxa"/>
            <w:shd w:val="clear" w:color="auto" w:fill="auto"/>
            <w:vAlign w:val="bottom"/>
          </w:tcPr>
          <w:p w14:paraId="0000024C" w14:textId="77777777" w:rsidR="00211F05" w:rsidRPr="00F960C0" w:rsidRDefault="00211F05">
            <w:pPr>
              <w:jc w:val="right"/>
              <w:rPr>
                <w:rFonts w:eastAsia="Calibri"/>
                <w:color w:val="000000"/>
                <w:sz w:val="13"/>
                <w:szCs w:val="13"/>
              </w:rPr>
            </w:pPr>
            <w:r w:rsidRPr="00F960C0">
              <w:rPr>
                <w:rFonts w:eastAsia="Calibri"/>
                <w:color w:val="000000"/>
                <w:sz w:val="13"/>
                <w:szCs w:val="13"/>
              </w:rPr>
              <w:t>57.8</w:t>
            </w:r>
          </w:p>
        </w:tc>
        <w:tc>
          <w:tcPr>
            <w:tcW w:w="616" w:type="dxa"/>
            <w:shd w:val="clear" w:color="auto" w:fill="auto"/>
            <w:vAlign w:val="bottom"/>
          </w:tcPr>
          <w:p w14:paraId="0000024D" w14:textId="77777777" w:rsidR="00211F05" w:rsidRPr="00F960C0" w:rsidRDefault="00211F05">
            <w:pPr>
              <w:jc w:val="right"/>
              <w:rPr>
                <w:rFonts w:eastAsia="Calibri"/>
                <w:color w:val="000000"/>
                <w:sz w:val="13"/>
                <w:szCs w:val="13"/>
              </w:rPr>
            </w:pPr>
            <w:r w:rsidRPr="00F960C0">
              <w:rPr>
                <w:rFonts w:eastAsia="Calibri"/>
                <w:color w:val="000000"/>
                <w:sz w:val="13"/>
                <w:szCs w:val="13"/>
              </w:rPr>
              <w:t>67.84</w:t>
            </w:r>
          </w:p>
        </w:tc>
        <w:tc>
          <w:tcPr>
            <w:tcW w:w="842" w:type="dxa"/>
            <w:shd w:val="clear" w:color="auto" w:fill="auto"/>
            <w:vAlign w:val="bottom"/>
          </w:tcPr>
          <w:p w14:paraId="0000024E" w14:textId="77777777" w:rsidR="00211F05" w:rsidRPr="00F960C0" w:rsidRDefault="00211F05">
            <w:pPr>
              <w:jc w:val="right"/>
              <w:rPr>
                <w:rFonts w:eastAsia="Calibri"/>
                <w:color w:val="000000"/>
                <w:sz w:val="13"/>
                <w:szCs w:val="13"/>
              </w:rPr>
            </w:pPr>
            <w:r w:rsidRPr="00F960C0">
              <w:rPr>
                <w:rFonts w:eastAsia="Calibri"/>
                <w:color w:val="000000"/>
                <w:sz w:val="13"/>
                <w:szCs w:val="13"/>
              </w:rPr>
              <w:t>0.85200472</w:t>
            </w:r>
          </w:p>
        </w:tc>
        <w:tc>
          <w:tcPr>
            <w:tcW w:w="952" w:type="dxa"/>
            <w:shd w:val="clear" w:color="auto" w:fill="auto"/>
            <w:vAlign w:val="bottom"/>
          </w:tcPr>
          <w:p w14:paraId="0000024F" w14:textId="77777777" w:rsidR="00211F05" w:rsidRPr="00F960C0" w:rsidRDefault="00211F05">
            <w:pPr>
              <w:jc w:val="right"/>
              <w:rPr>
                <w:rFonts w:eastAsia="Calibri"/>
                <w:color w:val="000000"/>
                <w:sz w:val="13"/>
                <w:szCs w:val="13"/>
              </w:rPr>
            </w:pPr>
            <w:r w:rsidRPr="00F960C0">
              <w:rPr>
                <w:rFonts w:eastAsia="Calibri"/>
                <w:color w:val="000000"/>
                <w:sz w:val="13"/>
                <w:szCs w:val="13"/>
              </w:rPr>
              <w:t>1203</w:t>
            </w:r>
          </w:p>
        </w:tc>
        <w:tc>
          <w:tcPr>
            <w:tcW w:w="852" w:type="dxa"/>
            <w:shd w:val="clear" w:color="auto" w:fill="auto"/>
            <w:vAlign w:val="bottom"/>
          </w:tcPr>
          <w:p w14:paraId="00000250" w14:textId="77777777" w:rsidR="00211F05" w:rsidRPr="00F960C0" w:rsidRDefault="00211F05">
            <w:pPr>
              <w:rPr>
                <w:rFonts w:eastAsia="Calibri"/>
                <w:color w:val="000000"/>
                <w:sz w:val="13"/>
                <w:szCs w:val="13"/>
              </w:rPr>
            </w:pPr>
            <w:r w:rsidRPr="00F960C0">
              <w:rPr>
                <w:rFonts w:eastAsia="Calibri"/>
                <w:color w:val="000000"/>
                <w:sz w:val="13"/>
                <w:szCs w:val="13"/>
              </w:rPr>
              <w:t>2011-2015</w:t>
            </w:r>
          </w:p>
        </w:tc>
        <w:tc>
          <w:tcPr>
            <w:tcW w:w="842" w:type="dxa"/>
            <w:shd w:val="clear" w:color="auto" w:fill="auto"/>
            <w:vAlign w:val="bottom"/>
          </w:tcPr>
          <w:p w14:paraId="00000251" w14:textId="77777777" w:rsidR="00211F05" w:rsidRPr="00F960C0" w:rsidRDefault="00211F05">
            <w:pPr>
              <w:jc w:val="right"/>
              <w:rPr>
                <w:rFonts w:eastAsia="Calibri"/>
                <w:color w:val="000000"/>
                <w:sz w:val="13"/>
                <w:szCs w:val="13"/>
              </w:rPr>
            </w:pPr>
            <w:r w:rsidRPr="00F960C0">
              <w:rPr>
                <w:rFonts w:eastAsia="Calibri"/>
                <w:color w:val="000000"/>
                <w:sz w:val="13"/>
                <w:szCs w:val="13"/>
              </w:rPr>
              <w:t>0.49293433</w:t>
            </w:r>
          </w:p>
        </w:tc>
        <w:tc>
          <w:tcPr>
            <w:tcW w:w="934" w:type="dxa"/>
            <w:shd w:val="clear" w:color="auto" w:fill="auto"/>
          </w:tcPr>
          <w:p w14:paraId="2FC958C6" w14:textId="52952ADD" w:rsidR="00211F05" w:rsidRPr="00F960C0" w:rsidRDefault="00211F05">
            <w:pPr>
              <w:jc w:val="right"/>
              <w:rPr>
                <w:rFonts w:eastAsia="Calibri"/>
                <w:color w:val="000000"/>
                <w:sz w:val="13"/>
                <w:szCs w:val="13"/>
              </w:rPr>
            </w:pPr>
            <w:r>
              <w:rPr>
                <w:rFonts w:eastAsia="Calibri"/>
                <w:color w:val="000000"/>
                <w:sz w:val="13"/>
                <w:szCs w:val="13"/>
              </w:rPr>
              <w:t>7</w:t>
            </w:r>
          </w:p>
        </w:tc>
        <w:tc>
          <w:tcPr>
            <w:tcW w:w="934" w:type="dxa"/>
            <w:shd w:val="clear" w:color="auto" w:fill="auto"/>
          </w:tcPr>
          <w:p w14:paraId="00000252" w14:textId="7AFC94AD" w:rsidR="00211F05" w:rsidRPr="00764823" w:rsidRDefault="00211F05" w:rsidP="00775C26">
            <w:pPr>
              <w:rPr>
                <w:rFonts w:eastAsia="Calibri"/>
                <w:color w:val="000000"/>
                <w:sz w:val="13"/>
                <w:szCs w:val="13"/>
                <w:highlight w:val="yellow"/>
              </w:rPr>
            </w:pPr>
          </w:p>
        </w:tc>
      </w:tr>
      <w:tr w:rsidR="00211F05" w:rsidRPr="00F960C0" w14:paraId="252E8593" w14:textId="77777777" w:rsidTr="00764823">
        <w:trPr>
          <w:trHeight w:val="300"/>
        </w:trPr>
        <w:tc>
          <w:tcPr>
            <w:tcW w:w="988" w:type="dxa"/>
            <w:shd w:val="clear" w:color="auto" w:fill="auto"/>
            <w:vAlign w:val="bottom"/>
          </w:tcPr>
          <w:p w14:paraId="00000253" w14:textId="77777777" w:rsidR="00211F05" w:rsidRPr="00F960C0" w:rsidRDefault="00211F05">
            <w:pPr>
              <w:rPr>
                <w:rFonts w:eastAsia="Calibri"/>
                <w:color w:val="000000"/>
                <w:sz w:val="13"/>
                <w:szCs w:val="13"/>
              </w:rPr>
            </w:pPr>
            <w:r w:rsidRPr="00F960C0">
              <w:rPr>
                <w:rFonts w:eastAsia="Calibri"/>
                <w:color w:val="000000"/>
                <w:sz w:val="13"/>
                <w:szCs w:val="13"/>
              </w:rPr>
              <w:t xml:space="preserve">Trepanier Creek </w:t>
            </w:r>
          </w:p>
        </w:tc>
        <w:tc>
          <w:tcPr>
            <w:tcW w:w="850" w:type="dxa"/>
            <w:shd w:val="clear" w:color="auto" w:fill="auto"/>
            <w:vAlign w:val="bottom"/>
          </w:tcPr>
          <w:p w14:paraId="00000254"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55" w14:textId="77777777" w:rsidR="00211F05" w:rsidRPr="00F960C0" w:rsidRDefault="00211F05">
            <w:pPr>
              <w:rPr>
                <w:rFonts w:eastAsia="Calibri"/>
                <w:color w:val="000000"/>
                <w:sz w:val="13"/>
                <w:szCs w:val="13"/>
              </w:rPr>
            </w:pPr>
            <w:r w:rsidRPr="00F960C0">
              <w:rPr>
                <w:rFonts w:eastAsia="Calibri"/>
                <w:color w:val="000000"/>
                <w:sz w:val="13"/>
                <w:szCs w:val="13"/>
              </w:rPr>
              <w:t>British Columbia</w:t>
            </w:r>
          </w:p>
        </w:tc>
        <w:tc>
          <w:tcPr>
            <w:tcW w:w="851" w:type="dxa"/>
            <w:shd w:val="clear" w:color="auto" w:fill="auto"/>
            <w:vAlign w:val="bottom"/>
          </w:tcPr>
          <w:p w14:paraId="00000256" w14:textId="77777777" w:rsidR="00211F05" w:rsidRPr="00F960C0" w:rsidRDefault="00211F05">
            <w:pPr>
              <w:jc w:val="right"/>
              <w:rPr>
                <w:rFonts w:eastAsia="Calibri"/>
                <w:color w:val="000000"/>
                <w:sz w:val="13"/>
                <w:szCs w:val="13"/>
              </w:rPr>
            </w:pPr>
            <w:r w:rsidRPr="00F960C0">
              <w:rPr>
                <w:rFonts w:eastAsia="Calibri"/>
                <w:color w:val="000000"/>
                <w:sz w:val="13"/>
                <w:szCs w:val="13"/>
              </w:rPr>
              <w:t>1990</w:t>
            </w:r>
          </w:p>
        </w:tc>
        <w:tc>
          <w:tcPr>
            <w:tcW w:w="567" w:type="dxa"/>
            <w:shd w:val="clear" w:color="auto" w:fill="auto"/>
            <w:vAlign w:val="bottom"/>
          </w:tcPr>
          <w:p w14:paraId="00000257" w14:textId="77777777" w:rsidR="00211F05" w:rsidRPr="00F960C0" w:rsidRDefault="00211F05">
            <w:pPr>
              <w:jc w:val="right"/>
              <w:rPr>
                <w:rFonts w:eastAsia="Calibri"/>
                <w:color w:val="000000"/>
                <w:sz w:val="13"/>
                <w:szCs w:val="13"/>
              </w:rPr>
            </w:pPr>
            <w:r w:rsidRPr="00F960C0">
              <w:rPr>
                <w:rFonts w:eastAsia="Calibri"/>
                <w:color w:val="000000"/>
                <w:sz w:val="13"/>
                <w:szCs w:val="13"/>
              </w:rPr>
              <w:t>5.76</w:t>
            </w:r>
          </w:p>
        </w:tc>
        <w:tc>
          <w:tcPr>
            <w:tcW w:w="616" w:type="dxa"/>
            <w:shd w:val="clear" w:color="auto" w:fill="auto"/>
            <w:vAlign w:val="bottom"/>
          </w:tcPr>
          <w:p w14:paraId="00000258" w14:textId="77777777" w:rsidR="00211F05" w:rsidRPr="00F960C0" w:rsidRDefault="00211F05">
            <w:pPr>
              <w:jc w:val="right"/>
              <w:rPr>
                <w:rFonts w:eastAsia="Calibri"/>
                <w:color w:val="000000"/>
                <w:sz w:val="13"/>
                <w:szCs w:val="13"/>
              </w:rPr>
            </w:pPr>
            <w:r w:rsidRPr="00F960C0">
              <w:rPr>
                <w:rFonts w:eastAsia="Calibri"/>
                <w:color w:val="000000"/>
                <w:sz w:val="13"/>
                <w:szCs w:val="13"/>
              </w:rPr>
              <w:t>56.63</w:t>
            </w:r>
          </w:p>
        </w:tc>
        <w:tc>
          <w:tcPr>
            <w:tcW w:w="842" w:type="dxa"/>
            <w:shd w:val="clear" w:color="auto" w:fill="auto"/>
            <w:vAlign w:val="bottom"/>
          </w:tcPr>
          <w:p w14:paraId="00000259" w14:textId="77777777" w:rsidR="00211F05" w:rsidRPr="00F960C0" w:rsidRDefault="00211F05">
            <w:pPr>
              <w:jc w:val="right"/>
              <w:rPr>
                <w:rFonts w:eastAsia="Calibri"/>
                <w:color w:val="000000"/>
                <w:sz w:val="13"/>
                <w:szCs w:val="13"/>
              </w:rPr>
            </w:pPr>
            <w:r w:rsidRPr="00F960C0">
              <w:rPr>
                <w:rFonts w:eastAsia="Calibri"/>
                <w:color w:val="000000"/>
                <w:sz w:val="13"/>
                <w:szCs w:val="13"/>
              </w:rPr>
              <w:t>0.10171287</w:t>
            </w:r>
          </w:p>
        </w:tc>
        <w:tc>
          <w:tcPr>
            <w:tcW w:w="952" w:type="dxa"/>
            <w:shd w:val="clear" w:color="auto" w:fill="auto"/>
            <w:vAlign w:val="bottom"/>
          </w:tcPr>
          <w:p w14:paraId="0000025A" w14:textId="77777777" w:rsidR="00211F05" w:rsidRPr="00F960C0" w:rsidRDefault="00211F05">
            <w:pPr>
              <w:jc w:val="right"/>
              <w:rPr>
                <w:rFonts w:eastAsia="Calibri"/>
                <w:color w:val="000000"/>
                <w:sz w:val="13"/>
                <w:szCs w:val="13"/>
              </w:rPr>
            </w:pPr>
            <w:r w:rsidRPr="00F960C0">
              <w:rPr>
                <w:rFonts w:eastAsia="Calibri"/>
                <w:color w:val="000000"/>
                <w:sz w:val="13"/>
                <w:szCs w:val="13"/>
              </w:rPr>
              <w:t>164</w:t>
            </w:r>
          </w:p>
        </w:tc>
        <w:tc>
          <w:tcPr>
            <w:tcW w:w="852" w:type="dxa"/>
            <w:shd w:val="clear" w:color="auto" w:fill="auto"/>
            <w:vAlign w:val="bottom"/>
          </w:tcPr>
          <w:p w14:paraId="0000025B" w14:textId="77777777" w:rsidR="00211F05" w:rsidRPr="00F960C0" w:rsidRDefault="00211F05">
            <w:pPr>
              <w:rPr>
                <w:rFonts w:eastAsia="Calibri"/>
                <w:color w:val="000000"/>
                <w:sz w:val="13"/>
                <w:szCs w:val="13"/>
              </w:rPr>
            </w:pPr>
            <w:r w:rsidRPr="00F960C0">
              <w:rPr>
                <w:rFonts w:eastAsia="Calibri"/>
                <w:color w:val="000000"/>
                <w:sz w:val="13"/>
                <w:szCs w:val="13"/>
              </w:rPr>
              <w:t>November 27th 2017 to May 10th 2018</w:t>
            </w:r>
          </w:p>
        </w:tc>
        <w:tc>
          <w:tcPr>
            <w:tcW w:w="842" w:type="dxa"/>
            <w:shd w:val="clear" w:color="auto" w:fill="auto"/>
            <w:vAlign w:val="bottom"/>
          </w:tcPr>
          <w:p w14:paraId="0000025C" w14:textId="77777777" w:rsidR="00211F05" w:rsidRPr="00F960C0" w:rsidRDefault="00211F05">
            <w:pPr>
              <w:jc w:val="right"/>
              <w:rPr>
                <w:rFonts w:eastAsia="Calibri"/>
                <w:color w:val="000000"/>
                <w:sz w:val="13"/>
                <w:szCs w:val="13"/>
              </w:rPr>
            </w:pPr>
            <w:r w:rsidRPr="00F960C0">
              <w:rPr>
                <w:rFonts w:eastAsia="Calibri"/>
                <w:color w:val="000000"/>
                <w:sz w:val="13"/>
                <w:szCs w:val="13"/>
              </w:rPr>
              <w:t>0.95121951</w:t>
            </w:r>
          </w:p>
        </w:tc>
        <w:tc>
          <w:tcPr>
            <w:tcW w:w="934" w:type="dxa"/>
            <w:shd w:val="clear" w:color="auto" w:fill="auto"/>
          </w:tcPr>
          <w:p w14:paraId="1C630080" w14:textId="3F9A3913" w:rsidR="00211F05" w:rsidRPr="00F960C0" w:rsidRDefault="00211F05">
            <w:pPr>
              <w:jc w:val="right"/>
              <w:rPr>
                <w:rFonts w:eastAsia="Calibri"/>
                <w:color w:val="000000"/>
                <w:sz w:val="13"/>
                <w:szCs w:val="13"/>
              </w:rPr>
            </w:pPr>
            <w:r>
              <w:rPr>
                <w:rFonts w:eastAsia="Calibri"/>
                <w:color w:val="000000"/>
                <w:sz w:val="13"/>
                <w:szCs w:val="13"/>
              </w:rPr>
              <w:t>3</w:t>
            </w:r>
          </w:p>
        </w:tc>
        <w:tc>
          <w:tcPr>
            <w:tcW w:w="934" w:type="dxa"/>
            <w:shd w:val="clear" w:color="auto" w:fill="auto"/>
          </w:tcPr>
          <w:p w14:paraId="0000025D" w14:textId="5A5F7D9E" w:rsidR="00211F05" w:rsidRPr="00764823" w:rsidRDefault="00211F05">
            <w:pPr>
              <w:jc w:val="right"/>
              <w:rPr>
                <w:rFonts w:eastAsia="Calibri"/>
                <w:color w:val="000000"/>
                <w:sz w:val="13"/>
                <w:szCs w:val="13"/>
                <w:highlight w:val="yellow"/>
              </w:rPr>
            </w:pPr>
            <w:r w:rsidRPr="00764823">
              <w:rPr>
                <w:rFonts w:eastAsia="Calibri"/>
                <w:color w:val="000000"/>
                <w:sz w:val="13"/>
                <w:szCs w:val="13"/>
                <w:highlight w:val="yellow"/>
              </w:rPr>
              <w:t>(BC MOTI, 2021)</w:t>
            </w:r>
          </w:p>
        </w:tc>
      </w:tr>
      <w:tr w:rsidR="00211F05" w:rsidRPr="00F960C0" w14:paraId="04C72150" w14:textId="77777777" w:rsidTr="00764823">
        <w:trPr>
          <w:trHeight w:val="300"/>
        </w:trPr>
        <w:tc>
          <w:tcPr>
            <w:tcW w:w="988" w:type="dxa"/>
            <w:shd w:val="clear" w:color="auto" w:fill="auto"/>
            <w:vAlign w:val="bottom"/>
          </w:tcPr>
          <w:p w14:paraId="0000025E" w14:textId="77777777" w:rsidR="00211F05" w:rsidRPr="00F960C0" w:rsidRDefault="00211F05">
            <w:pPr>
              <w:rPr>
                <w:rFonts w:eastAsia="Calibri"/>
                <w:color w:val="000000"/>
                <w:sz w:val="13"/>
                <w:szCs w:val="13"/>
              </w:rPr>
            </w:pPr>
            <w:proofErr w:type="spellStart"/>
            <w:r w:rsidRPr="00F960C0">
              <w:rPr>
                <w:rFonts w:eastAsia="Calibri"/>
                <w:color w:val="000000"/>
                <w:sz w:val="13"/>
                <w:szCs w:val="13"/>
              </w:rPr>
              <w:t>Glenogle</w:t>
            </w:r>
            <w:proofErr w:type="spellEnd"/>
          </w:p>
        </w:tc>
        <w:tc>
          <w:tcPr>
            <w:tcW w:w="850" w:type="dxa"/>
            <w:shd w:val="clear" w:color="auto" w:fill="auto"/>
            <w:vAlign w:val="bottom"/>
          </w:tcPr>
          <w:p w14:paraId="0000025F"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60" w14:textId="77777777" w:rsidR="00211F05" w:rsidRPr="00F960C0" w:rsidRDefault="00211F05">
            <w:pPr>
              <w:rPr>
                <w:rFonts w:eastAsia="Calibri"/>
                <w:color w:val="000000"/>
                <w:sz w:val="13"/>
                <w:szCs w:val="13"/>
              </w:rPr>
            </w:pPr>
            <w:r w:rsidRPr="00F960C0">
              <w:rPr>
                <w:rFonts w:eastAsia="Calibri"/>
                <w:color w:val="000000"/>
                <w:sz w:val="13"/>
                <w:szCs w:val="13"/>
              </w:rPr>
              <w:t>British Columbia</w:t>
            </w:r>
          </w:p>
        </w:tc>
        <w:tc>
          <w:tcPr>
            <w:tcW w:w="851" w:type="dxa"/>
            <w:shd w:val="clear" w:color="auto" w:fill="auto"/>
            <w:vAlign w:val="bottom"/>
          </w:tcPr>
          <w:p w14:paraId="00000261" w14:textId="77777777" w:rsidR="00211F05" w:rsidRPr="00F960C0" w:rsidRDefault="00211F05">
            <w:pPr>
              <w:jc w:val="right"/>
              <w:rPr>
                <w:rFonts w:eastAsia="Calibri"/>
                <w:color w:val="000000"/>
                <w:sz w:val="13"/>
                <w:szCs w:val="13"/>
              </w:rPr>
            </w:pPr>
            <w:r w:rsidRPr="00F960C0">
              <w:rPr>
                <w:rFonts w:eastAsia="Calibri"/>
                <w:color w:val="000000"/>
                <w:sz w:val="13"/>
                <w:szCs w:val="13"/>
              </w:rPr>
              <w:t>2011</w:t>
            </w:r>
          </w:p>
        </w:tc>
        <w:tc>
          <w:tcPr>
            <w:tcW w:w="567" w:type="dxa"/>
            <w:shd w:val="clear" w:color="auto" w:fill="auto"/>
            <w:vAlign w:val="bottom"/>
          </w:tcPr>
          <w:p w14:paraId="00000262" w14:textId="77777777" w:rsidR="00211F05" w:rsidRPr="00F960C0" w:rsidRDefault="00211F05">
            <w:pPr>
              <w:jc w:val="right"/>
              <w:rPr>
                <w:rFonts w:eastAsia="Calibri"/>
                <w:color w:val="000000"/>
                <w:sz w:val="13"/>
                <w:szCs w:val="13"/>
              </w:rPr>
            </w:pPr>
            <w:r w:rsidRPr="00F960C0">
              <w:rPr>
                <w:rFonts w:eastAsia="Calibri"/>
                <w:color w:val="000000"/>
                <w:sz w:val="13"/>
                <w:szCs w:val="13"/>
              </w:rPr>
              <w:t>6.69</w:t>
            </w:r>
          </w:p>
        </w:tc>
        <w:tc>
          <w:tcPr>
            <w:tcW w:w="616" w:type="dxa"/>
            <w:shd w:val="clear" w:color="auto" w:fill="auto"/>
            <w:vAlign w:val="bottom"/>
          </w:tcPr>
          <w:p w14:paraId="00000263" w14:textId="77777777" w:rsidR="00211F05" w:rsidRPr="00F960C0" w:rsidRDefault="00211F05">
            <w:pPr>
              <w:jc w:val="right"/>
              <w:rPr>
                <w:rFonts w:eastAsia="Calibri"/>
                <w:color w:val="000000"/>
                <w:sz w:val="13"/>
                <w:szCs w:val="13"/>
              </w:rPr>
            </w:pPr>
            <w:r w:rsidRPr="00F960C0">
              <w:rPr>
                <w:rFonts w:eastAsia="Calibri"/>
                <w:color w:val="000000"/>
                <w:sz w:val="13"/>
                <w:szCs w:val="13"/>
              </w:rPr>
              <w:t>47.94</w:t>
            </w:r>
          </w:p>
        </w:tc>
        <w:tc>
          <w:tcPr>
            <w:tcW w:w="842" w:type="dxa"/>
            <w:shd w:val="clear" w:color="auto" w:fill="auto"/>
            <w:vAlign w:val="bottom"/>
          </w:tcPr>
          <w:p w14:paraId="00000264" w14:textId="77777777" w:rsidR="00211F05" w:rsidRPr="00F960C0" w:rsidRDefault="00211F05">
            <w:pPr>
              <w:jc w:val="right"/>
              <w:rPr>
                <w:rFonts w:eastAsia="Calibri"/>
                <w:color w:val="000000"/>
                <w:sz w:val="13"/>
                <w:szCs w:val="13"/>
              </w:rPr>
            </w:pPr>
            <w:r w:rsidRPr="00F960C0">
              <w:rPr>
                <w:rFonts w:eastAsia="Calibri"/>
                <w:color w:val="000000"/>
                <w:sz w:val="13"/>
                <w:szCs w:val="13"/>
              </w:rPr>
              <w:t>0.13954944</w:t>
            </w:r>
          </w:p>
        </w:tc>
        <w:tc>
          <w:tcPr>
            <w:tcW w:w="952" w:type="dxa"/>
            <w:shd w:val="clear" w:color="auto" w:fill="auto"/>
            <w:vAlign w:val="bottom"/>
          </w:tcPr>
          <w:p w14:paraId="00000265" w14:textId="77777777" w:rsidR="00211F05" w:rsidRPr="00F960C0" w:rsidRDefault="00211F05">
            <w:pPr>
              <w:jc w:val="right"/>
              <w:rPr>
                <w:rFonts w:eastAsia="Calibri"/>
                <w:color w:val="000000"/>
                <w:sz w:val="13"/>
                <w:szCs w:val="13"/>
              </w:rPr>
            </w:pPr>
            <w:r w:rsidRPr="00F960C0">
              <w:rPr>
                <w:rFonts w:eastAsia="Calibri"/>
                <w:color w:val="000000"/>
                <w:sz w:val="13"/>
                <w:szCs w:val="13"/>
              </w:rPr>
              <w:t>164</w:t>
            </w:r>
          </w:p>
        </w:tc>
        <w:tc>
          <w:tcPr>
            <w:tcW w:w="852" w:type="dxa"/>
            <w:shd w:val="clear" w:color="auto" w:fill="auto"/>
            <w:vAlign w:val="bottom"/>
          </w:tcPr>
          <w:p w14:paraId="00000266" w14:textId="77777777" w:rsidR="00211F05" w:rsidRPr="00F960C0" w:rsidRDefault="00211F05">
            <w:pPr>
              <w:rPr>
                <w:rFonts w:eastAsia="Calibri"/>
                <w:color w:val="000000"/>
                <w:sz w:val="13"/>
                <w:szCs w:val="13"/>
              </w:rPr>
            </w:pPr>
            <w:r w:rsidRPr="00F960C0">
              <w:rPr>
                <w:rFonts w:eastAsia="Calibri"/>
                <w:color w:val="000000"/>
                <w:sz w:val="13"/>
                <w:szCs w:val="13"/>
              </w:rPr>
              <w:t>November 27th 2017 to May 10th 2018</w:t>
            </w:r>
          </w:p>
        </w:tc>
        <w:tc>
          <w:tcPr>
            <w:tcW w:w="842" w:type="dxa"/>
            <w:shd w:val="clear" w:color="auto" w:fill="auto"/>
            <w:vAlign w:val="bottom"/>
          </w:tcPr>
          <w:p w14:paraId="00000267" w14:textId="77777777" w:rsidR="00211F05" w:rsidRPr="00F960C0" w:rsidRDefault="00211F05">
            <w:pPr>
              <w:jc w:val="right"/>
              <w:rPr>
                <w:rFonts w:eastAsia="Calibri"/>
                <w:color w:val="000000"/>
                <w:sz w:val="13"/>
                <w:szCs w:val="13"/>
              </w:rPr>
            </w:pPr>
            <w:r w:rsidRPr="00F960C0">
              <w:rPr>
                <w:rFonts w:eastAsia="Calibri"/>
                <w:color w:val="000000"/>
                <w:sz w:val="13"/>
                <w:szCs w:val="13"/>
              </w:rPr>
              <w:t>0.04268293</w:t>
            </w:r>
          </w:p>
        </w:tc>
        <w:tc>
          <w:tcPr>
            <w:tcW w:w="934" w:type="dxa"/>
            <w:shd w:val="clear" w:color="auto" w:fill="auto"/>
          </w:tcPr>
          <w:p w14:paraId="1312F80C" w14:textId="1A8C711C" w:rsidR="00211F05" w:rsidRPr="00F960C0" w:rsidRDefault="00211F05">
            <w:pPr>
              <w:jc w:val="right"/>
              <w:rPr>
                <w:rFonts w:eastAsia="Calibri"/>
                <w:color w:val="000000"/>
                <w:sz w:val="13"/>
                <w:szCs w:val="13"/>
              </w:rPr>
            </w:pPr>
            <w:r>
              <w:rPr>
                <w:rFonts w:eastAsia="Calibri"/>
                <w:color w:val="000000"/>
                <w:sz w:val="13"/>
                <w:szCs w:val="13"/>
              </w:rPr>
              <w:t>1</w:t>
            </w:r>
          </w:p>
        </w:tc>
        <w:tc>
          <w:tcPr>
            <w:tcW w:w="934" w:type="dxa"/>
            <w:shd w:val="clear" w:color="auto" w:fill="auto"/>
          </w:tcPr>
          <w:p w14:paraId="00000268" w14:textId="1D16E9C5" w:rsidR="00211F05" w:rsidRPr="00764823" w:rsidRDefault="00211F05">
            <w:pPr>
              <w:jc w:val="right"/>
              <w:rPr>
                <w:rFonts w:eastAsia="Calibri"/>
                <w:color w:val="000000"/>
                <w:sz w:val="13"/>
                <w:szCs w:val="13"/>
                <w:highlight w:val="yellow"/>
              </w:rPr>
            </w:pPr>
            <w:r w:rsidRPr="00764823">
              <w:rPr>
                <w:rFonts w:eastAsia="Calibri"/>
                <w:color w:val="000000"/>
                <w:sz w:val="13"/>
                <w:szCs w:val="13"/>
                <w:highlight w:val="yellow"/>
              </w:rPr>
              <w:t>(BC MOTI, 2021)</w:t>
            </w:r>
          </w:p>
        </w:tc>
      </w:tr>
      <w:tr w:rsidR="00211F05" w:rsidRPr="00F960C0" w14:paraId="6655A36C" w14:textId="77777777" w:rsidTr="00764823">
        <w:trPr>
          <w:trHeight w:val="300"/>
        </w:trPr>
        <w:tc>
          <w:tcPr>
            <w:tcW w:w="988" w:type="dxa"/>
            <w:shd w:val="clear" w:color="auto" w:fill="auto"/>
            <w:vAlign w:val="bottom"/>
          </w:tcPr>
          <w:p w14:paraId="00000269" w14:textId="77777777" w:rsidR="00211F05" w:rsidRPr="00F960C0" w:rsidRDefault="00211F05">
            <w:pPr>
              <w:rPr>
                <w:rFonts w:eastAsia="Calibri"/>
                <w:color w:val="000000"/>
                <w:sz w:val="13"/>
                <w:szCs w:val="13"/>
              </w:rPr>
            </w:pPr>
            <w:r w:rsidRPr="00F960C0">
              <w:rPr>
                <w:rFonts w:eastAsia="Calibri"/>
                <w:color w:val="000000"/>
                <w:sz w:val="13"/>
                <w:szCs w:val="13"/>
              </w:rPr>
              <w:t>Golden Hill</w:t>
            </w:r>
          </w:p>
        </w:tc>
        <w:tc>
          <w:tcPr>
            <w:tcW w:w="850" w:type="dxa"/>
            <w:shd w:val="clear" w:color="auto" w:fill="auto"/>
            <w:vAlign w:val="bottom"/>
          </w:tcPr>
          <w:p w14:paraId="0000026A"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6B" w14:textId="77777777" w:rsidR="00211F05" w:rsidRPr="00F960C0" w:rsidRDefault="00211F05">
            <w:pPr>
              <w:rPr>
                <w:rFonts w:eastAsia="Calibri"/>
                <w:color w:val="000000"/>
                <w:sz w:val="13"/>
                <w:szCs w:val="13"/>
              </w:rPr>
            </w:pPr>
            <w:r w:rsidRPr="00F960C0">
              <w:rPr>
                <w:rFonts w:eastAsia="Calibri"/>
                <w:color w:val="000000"/>
                <w:sz w:val="13"/>
                <w:szCs w:val="13"/>
              </w:rPr>
              <w:t>British Columbia</w:t>
            </w:r>
          </w:p>
        </w:tc>
        <w:tc>
          <w:tcPr>
            <w:tcW w:w="851" w:type="dxa"/>
            <w:shd w:val="clear" w:color="auto" w:fill="auto"/>
            <w:vAlign w:val="bottom"/>
          </w:tcPr>
          <w:p w14:paraId="0000026C" w14:textId="77777777" w:rsidR="00211F05" w:rsidRPr="00F960C0" w:rsidRDefault="00211F05">
            <w:pPr>
              <w:jc w:val="right"/>
              <w:rPr>
                <w:rFonts w:eastAsia="Calibri"/>
                <w:color w:val="000000"/>
                <w:sz w:val="13"/>
                <w:szCs w:val="13"/>
              </w:rPr>
            </w:pPr>
            <w:r w:rsidRPr="00F960C0">
              <w:rPr>
                <w:rFonts w:eastAsia="Calibri"/>
                <w:color w:val="000000"/>
                <w:sz w:val="13"/>
                <w:szCs w:val="13"/>
              </w:rPr>
              <w:t>2011</w:t>
            </w:r>
          </w:p>
        </w:tc>
        <w:tc>
          <w:tcPr>
            <w:tcW w:w="567" w:type="dxa"/>
            <w:shd w:val="clear" w:color="auto" w:fill="auto"/>
            <w:vAlign w:val="bottom"/>
          </w:tcPr>
          <w:p w14:paraId="0000026D" w14:textId="77777777" w:rsidR="00211F05" w:rsidRPr="00F960C0" w:rsidRDefault="00211F05">
            <w:pPr>
              <w:jc w:val="right"/>
              <w:rPr>
                <w:rFonts w:eastAsia="Calibri"/>
                <w:color w:val="000000"/>
                <w:sz w:val="13"/>
                <w:szCs w:val="13"/>
              </w:rPr>
            </w:pPr>
            <w:r w:rsidRPr="00F960C0">
              <w:rPr>
                <w:rFonts w:eastAsia="Calibri"/>
                <w:color w:val="000000"/>
                <w:sz w:val="13"/>
                <w:szCs w:val="13"/>
              </w:rPr>
              <w:t>6.51</w:t>
            </w:r>
          </w:p>
        </w:tc>
        <w:tc>
          <w:tcPr>
            <w:tcW w:w="616" w:type="dxa"/>
            <w:shd w:val="clear" w:color="auto" w:fill="auto"/>
            <w:vAlign w:val="bottom"/>
          </w:tcPr>
          <w:p w14:paraId="0000026E" w14:textId="77777777" w:rsidR="00211F05" w:rsidRPr="00F960C0" w:rsidRDefault="00211F05">
            <w:pPr>
              <w:jc w:val="right"/>
              <w:rPr>
                <w:rFonts w:eastAsia="Calibri"/>
                <w:color w:val="000000"/>
                <w:sz w:val="13"/>
                <w:szCs w:val="13"/>
              </w:rPr>
            </w:pPr>
            <w:r w:rsidRPr="00F960C0">
              <w:rPr>
                <w:rFonts w:eastAsia="Calibri"/>
                <w:color w:val="000000"/>
                <w:sz w:val="13"/>
                <w:szCs w:val="13"/>
              </w:rPr>
              <w:t>29.12</w:t>
            </w:r>
          </w:p>
        </w:tc>
        <w:tc>
          <w:tcPr>
            <w:tcW w:w="842" w:type="dxa"/>
            <w:shd w:val="clear" w:color="auto" w:fill="auto"/>
            <w:vAlign w:val="bottom"/>
          </w:tcPr>
          <w:p w14:paraId="0000026F" w14:textId="77777777" w:rsidR="00211F05" w:rsidRPr="00F960C0" w:rsidRDefault="00211F05">
            <w:pPr>
              <w:jc w:val="right"/>
              <w:rPr>
                <w:rFonts w:eastAsia="Calibri"/>
                <w:color w:val="000000"/>
                <w:sz w:val="13"/>
                <w:szCs w:val="13"/>
              </w:rPr>
            </w:pPr>
            <w:r w:rsidRPr="00F960C0">
              <w:rPr>
                <w:rFonts w:eastAsia="Calibri"/>
                <w:color w:val="000000"/>
                <w:sz w:val="13"/>
                <w:szCs w:val="13"/>
              </w:rPr>
              <w:t>0.22355769</w:t>
            </w:r>
          </w:p>
        </w:tc>
        <w:tc>
          <w:tcPr>
            <w:tcW w:w="952" w:type="dxa"/>
            <w:shd w:val="clear" w:color="auto" w:fill="auto"/>
            <w:vAlign w:val="bottom"/>
          </w:tcPr>
          <w:p w14:paraId="00000270" w14:textId="77777777" w:rsidR="00211F05" w:rsidRPr="00F960C0" w:rsidRDefault="00211F05">
            <w:pPr>
              <w:jc w:val="right"/>
              <w:rPr>
                <w:rFonts w:eastAsia="Calibri"/>
                <w:color w:val="000000"/>
                <w:sz w:val="13"/>
                <w:szCs w:val="13"/>
              </w:rPr>
            </w:pPr>
            <w:r w:rsidRPr="00F960C0">
              <w:rPr>
                <w:rFonts w:eastAsia="Calibri"/>
                <w:color w:val="000000"/>
                <w:sz w:val="13"/>
                <w:szCs w:val="13"/>
              </w:rPr>
              <w:t>164</w:t>
            </w:r>
          </w:p>
        </w:tc>
        <w:tc>
          <w:tcPr>
            <w:tcW w:w="852" w:type="dxa"/>
            <w:shd w:val="clear" w:color="auto" w:fill="auto"/>
            <w:vAlign w:val="bottom"/>
          </w:tcPr>
          <w:p w14:paraId="00000271" w14:textId="77777777" w:rsidR="00211F05" w:rsidRPr="00F960C0" w:rsidRDefault="00211F05">
            <w:pPr>
              <w:rPr>
                <w:rFonts w:eastAsia="Calibri"/>
                <w:color w:val="000000"/>
                <w:sz w:val="13"/>
                <w:szCs w:val="13"/>
              </w:rPr>
            </w:pPr>
            <w:r w:rsidRPr="00F960C0">
              <w:rPr>
                <w:rFonts w:eastAsia="Calibri"/>
                <w:color w:val="000000"/>
                <w:sz w:val="13"/>
                <w:szCs w:val="13"/>
              </w:rPr>
              <w:t>November 27th 2017 to May 10th 2019</w:t>
            </w:r>
          </w:p>
        </w:tc>
        <w:tc>
          <w:tcPr>
            <w:tcW w:w="842" w:type="dxa"/>
            <w:shd w:val="clear" w:color="auto" w:fill="auto"/>
            <w:vAlign w:val="bottom"/>
          </w:tcPr>
          <w:p w14:paraId="00000272" w14:textId="77777777" w:rsidR="00211F05" w:rsidRPr="00F960C0" w:rsidRDefault="00211F05">
            <w:pPr>
              <w:jc w:val="right"/>
              <w:rPr>
                <w:rFonts w:eastAsia="Calibri"/>
                <w:color w:val="000000"/>
                <w:sz w:val="13"/>
                <w:szCs w:val="13"/>
              </w:rPr>
            </w:pPr>
            <w:r w:rsidRPr="00F960C0">
              <w:rPr>
                <w:rFonts w:eastAsia="Calibri"/>
                <w:color w:val="000000"/>
                <w:sz w:val="13"/>
                <w:szCs w:val="13"/>
              </w:rPr>
              <w:t>1.76219512</w:t>
            </w:r>
          </w:p>
        </w:tc>
        <w:tc>
          <w:tcPr>
            <w:tcW w:w="934" w:type="dxa"/>
            <w:shd w:val="clear" w:color="auto" w:fill="auto"/>
          </w:tcPr>
          <w:p w14:paraId="18398A93" w14:textId="1FC2E4C0" w:rsidR="00211F05" w:rsidRPr="00F960C0" w:rsidRDefault="00773BF7">
            <w:pPr>
              <w:jc w:val="right"/>
              <w:rPr>
                <w:rFonts w:eastAsia="Calibri"/>
                <w:color w:val="000000"/>
                <w:sz w:val="13"/>
                <w:szCs w:val="13"/>
              </w:rPr>
            </w:pPr>
            <w:r>
              <w:rPr>
                <w:rFonts w:eastAsia="Calibri"/>
                <w:color w:val="000000"/>
                <w:sz w:val="13"/>
                <w:szCs w:val="13"/>
              </w:rPr>
              <w:t>5</w:t>
            </w:r>
          </w:p>
        </w:tc>
        <w:tc>
          <w:tcPr>
            <w:tcW w:w="934" w:type="dxa"/>
            <w:shd w:val="clear" w:color="auto" w:fill="auto"/>
          </w:tcPr>
          <w:p w14:paraId="00000273" w14:textId="59C290CA" w:rsidR="00211F05" w:rsidRPr="00764823" w:rsidRDefault="00211F05">
            <w:pPr>
              <w:jc w:val="right"/>
              <w:rPr>
                <w:rFonts w:eastAsia="Calibri"/>
                <w:color w:val="000000"/>
                <w:sz w:val="13"/>
                <w:szCs w:val="13"/>
                <w:highlight w:val="yellow"/>
              </w:rPr>
            </w:pPr>
            <w:r w:rsidRPr="00764823">
              <w:rPr>
                <w:rFonts w:eastAsia="Calibri"/>
                <w:color w:val="000000"/>
                <w:sz w:val="13"/>
                <w:szCs w:val="13"/>
                <w:highlight w:val="yellow"/>
              </w:rPr>
              <w:t>(BC MOTI, 2021)</w:t>
            </w:r>
          </w:p>
        </w:tc>
      </w:tr>
      <w:tr w:rsidR="00211F05" w:rsidRPr="00F960C0" w14:paraId="0C8DAF5E" w14:textId="77777777" w:rsidTr="00764823">
        <w:trPr>
          <w:trHeight w:val="300"/>
        </w:trPr>
        <w:tc>
          <w:tcPr>
            <w:tcW w:w="988" w:type="dxa"/>
            <w:shd w:val="clear" w:color="auto" w:fill="auto"/>
            <w:vAlign w:val="bottom"/>
          </w:tcPr>
          <w:p w14:paraId="00000274" w14:textId="77777777" w:rsidR="00211F05" w:rsidRPr="00F960C0" w:rsidRDefault="00211F05">
            <w:pPr>
              <w:rPr>
                <w:rFonts w:eastAsia="Calibri"/>
                <w:color w:val="000000"/>
                <w:sz w:val="13"/>
                <w:szCs w:val="13"/>
              </w:rPr>
            </w:pPr>
            <w:r w:rsidRPr="00F960C0">
              <w:rPr>
                <w:rFonts w:eastAsia="Calibri"/>
                <w:color w:val="000000"/>
                <w:sz w:val="13"/>
                <w:szCs w:val="13"/>
              </w:rPr>
              <w:t>Palliser</w:t>
            </w:r>
          </w:p>
        </w:tc>
        <w:tc>
          <w:tcPr>
            <w:tcW w:w="850" w:type="dxa"/>
            <w:shd w:val="clear" w:color="auto" w:fill="auto"/>
            <w:vAlign w:val="bottom"/>
          </w:tcPr>
          <w:p w14:paraId="00000275" w14:textId="77777777" w:rsidR="00211F05" w:rsidRPr="00F960C0" w:rsidRDefault="00211F05">
            <w:pPr>
              <w:rPr>
                <w:rFonts w:eastAsia="Calibri"/>
                <w:color w:val="000000"/>
                <w:sz w:val="13"/>
                <w:szCs w:val="13"/>
              </w:rPr>
            </w:pPr>
            <w:r w:rsidRPr="00F960C0">
              <w:rPr>
                <w:rFonts w:eastAsia="Calibri"/>
                <w:color w:val="000000"/>
                <w:sz w:val="13"/>
                <w:szCs w:val="13"/>
              </w:rPr>
              <w:t>Canada</w:t>
            </w:r>
          </w:p>
        </w:tc>
        <w:tc>
          <w:tcPr>
            <w:tcW w:w="992" w:type="dxa"/>
            <w:shd w:val="clear" w:color="auto" w:fill="auto"/>
            <w:vAlign w:val="bottom"/>
          </w:tcPr>
          <w:p w14:paraId="00000276" w14:textId="77777777" w:rsidR="00211F05" w:rsidRPr="00F960C0" w:rsidRDefault="00211F05">
            <w:pPr>
              <w:rPr>
                <w:rFonts w:eastAsia="Calibri"/>
                <w:color w:val="000000"/>
                <w:sz w:val="13"/>
                <w:szCs w:val="13"/>
              </w:rPr>
            </w:pPr>
            <w:r w:rsidRPr="00F960C0">
              <w:rPr>
                <w:rFonts w:eastAsia="Calibri"/>
                <w:color w:val="000000"/>
                <w:sz w:val="13"/>
                <w:szCs w:val="13"/>
              </w:rPr>
              <w:t>British Columbia</w:t>
            </w:r>
          </w:p>
        </w:tc>
        <w:tc>
          <w:tcPr>
            <w:tcW w:w="851" w:type="dxa"/>
            <w:shd w:val="clear" w:color="auto" w:fill="auto"/>
            <w:vAlign w:val="bottom"/>
          </w:tcPr>
          <w:p w14:paraId="00000277" w14:textId="77777777" w:rsidR="00211F05" w:rsidRPr="00F960C0" w:rsidRDefault="00211F05">
            <w:pPr>
              <w:jc w:val="right"/>
              <w:rPr>
                <w:rFonts w:eastAsia="Calibri"/>
                <w:color w:val="000000"/>
                <w:sz w:val="13"/>
                <w:szCs w:val="13"/>
              </w:rPr>
            </w:pPr>
            <w:r w:rsidRPr="00F960C0">
              <w:rPr>
                <w:rFonts w:eastAsia="Calibri"/>
                <w:color w:val="000000"/>
                <w:sz w:val="13"/>
                <w:szCs w:val="13"/>
              </w:rPr>
              <w:t>2011</w:t>
            </w:r>
          </w:p>
        </w:tc>
        <w:tc>
          <w:tcPr>
            <w:tcW w:w="567" w:type="dxa"/>
            <w:shd w:val="clear" w:color="auto" w:fill="auto"/>
            <w:vAlign w:val="bottom"/>
          </w:tcPr>
          <w:p w14:paraId="00000278" w14:textId="77777777" w:rsidR="00211F05" w:rsidRPr="00F960C0" w:rsidRDefault="00211F05">
            <w:pPr>
              <w:jc w:val="right"/>
              <w:rPr>
                <w:rFonts w:eastAsia="Calibri"/>
                <w:color w:val="000000"/>
                <w:sz w:val="13"/>
                <w:szCs w:val="13"/>
              </w:rPr>
            </w:pPr>
            <w:r w:rsidRPr="00F960C0">
              <w:rPr>
                <w:rFonts w:eastAsia="Calibri"/>
                <w:color w:val="000000"/>
                <w:sz w:val="13"/>
                <w:szCs w:val="13"/>
              </w:rPr>
              <w:t>6.97</w:t>
            </w:r>
          </w:p>
        </w:tc>
        <w:tc>
          <w:tcPr>
            <w:tcW w:w="616" w:type="dxa"/>
            <w:shd w:val="clear" w:color="auto" w:fill="auto"/>
            <w:vAlign w:val="bottom"/>
          </w:tcPr>
          <w:p w14:paraId="00000279" w14:textId="77777777" w:rsidR="00211F05" w:rsidRPr="00F960C0" w:rsidRDefault="00211F05">
            <w:pPr>
              <w:jc w:val="right"/>
              <w:rPr>
                <w:rFonts w:eastAsia="Calibri"/>
                <w:color w:val="000000"/>
                <w:sz w:val="13"/>
                <w:szCs w:val="13"/>
              </w:rPr>
            </w:pPr>
            <w:r w:rsidRPr="00F960C0">
              <w:rPr>
                <w:rFonts w:eastAsia="Calibri"/>
                <w:color w:val="000000"/>
                <w:sz w:val="13"/>
                <w:szCs w:val="13"/>
              </w:rPr>
              <w:t>35.86</w:t>
            </w:r>
          </w:p>
        </w:tc>
        <w:tc>
          <w:tcPr>
            <w:tcW w:w="842" w:type="dxa"/>
            <w:shd w:val="clear" w:color="auto" w:fill="auto"/>
            <w:vAlign w:val="bottom"/>
          </w:tcPr>
          <w:p w14:paraId="0000027A" w14:textId="77777777" w:rsidR="00211F05" w:rsidRPr="00F960C0" w:rsidRDefault="00211F05">
            <w:pPr>
              <w:jc w:val="right"/>
              <w:rPr>
                <w:rFonts w:eastAsia="Calibri"/>
                <w:color w:val="000000"/>
                <w:sz w:val="13"/>
                <w:szCs w:val="13"/>
              </w:rPr>
            </w:pPr>
            <w:r w:rsidRPr="00F960C0">
              <w:rPr>
                <w:rFonts w:eastAsia="Calibri"/>
                <w:color w:val="000000"/>
                <w:sz w:val="13"/>
                <w:szCs w:val="13"/>
              </w:rPr>
              <w:t>0.19436698</w:t>
            </w:r>
          </w:p>
        </w:tc>
        <w:tc>
          <w:tcPr>
            <w:tcW w:w="952" w:type="dxa"/>
            <w:shd w:val="clear" w:color="auto" w:fill="auto"/>
            <w:vAlign w:val="bottom"/>
          </w:tcPr>
          <w:p w14:paraId="0000027B" w14:textId="77777777" w:rsidR="00211F05" w:rsidRPr="00F960C0" w:rsidRDefault="00211F05">
            <w:pPr>
              <w:jc w:val="right"/>
              <w:rPr>
                <w:rFonts w:eastAsia="Calibri"/>
                <w:color w:val="000000"/>
                <w:sz w:val="13"/>
                <w:szCs w:val="13"/>
              </w:rPr>
            </w:pPr>
            <w:r w:rsidRPr="00F960C0">
              <w:rPr>
                <w:rFonts w:eastAsia="Calibri"/>
                <w:color w:val="000000"/>
                <w:sz w:val="13"/>
                <w:szCs w:val="13"/>
              </w:rPr>
              <w:t>164</w:t>
            </w:r>
          </w:p>
        </w:tc>
        <w:tc>
          <w:tcPr>
            <w:tcW w:w="852" w:type="dxa"/>
            <w:shd w:val="clear" w:color="auto" w:fill="auto"/>
            <w:vAlign w:val="bottom"/>
          </w:tcPr>
          <w:p w14:paraId="0000027C" w14:textId="77777777" w:rsidR="00211F05" w:rsidRPr="00F960C0" w:rsidRDefault="00211F05">
            <w:pPr>
              <w:rPr>
                <w:rFonts w:eastAsia="Calibri"/>
                <w:color w:val="000000"/>
                <w:sz w:val="13"/>
                <w:szCs w:val="13"/>
              </w:rPr>
            </w:pPr>
            <w:r w:rsidRPr="00F960C0">
              <w:rPr>
                <w:rFonts w:eastAsia="Calibri"/>
                <w:color w:val="000000"/>
                <w:sz w:val="13"/>
                <w:szCs w:val="13"/>
              </w:rPr>
              <w:t>November 27th 2017 to May 10th 2020</w:t>
            </w:r>
          </w:p>
        </w:tc>
        <w:tc>
          <w:tcPr>
            <w:tcW w:w="842" w:type="dxa"/>
            <w:shd w:val="clear" w:color="auto" w:fill="auto"/>
            <w:vAlign w:val="bottom"/>
          </w:tcPr>
          <w:p w14:paraId="0000027D" w14:textId="77777777" w:rsidR="00211F05" w:rsidRPr="00F960C0" w:rsidRDefault="00211F05">
            <w:pPr>
              <w:jc w:val="right"/>
              <w:rPr>
                <w:rFonts w:eastAsia="Calibri"/>
                <w:color w:val="000000"/>
                <w:sz w:val="13"/>
                <w:szCs w:val="13"/>
              </w:rPr>
            </w:pPr>
            <w:r w:rsidRPr="00F960C0">
              <w:rPr>
                <w:rFonts w:eastAsia="Calibri"/>
                <w:color w:val="000000"/>
                <w:sz w:val="13"/>
                <w:szCs w:val="13"/>
              </w:rPr>
              <w:t>0.07317073</w:t>
            </w:r>
          </w:p>
        </w:tc>
        <w:tc>
          <w:tcPr>
            <w:tcW w:w="934" w:type="dxa"/>
            <w:shd w:val="clear" w:color="auto" w:fill="auto"/>
          </w:tcPr>
          <w:p w14:paraId="14F5EFB9" w14:textId="73E3C3AD" w:rsidR="00211F05" w:rsidRPr="00F960C0" w:rsidRDefault="00CC7558">
            <w:pPr>
              <w:jc w:val="right"/>
              <w:rPr>
                <w:rFonts w:eastAsia="Calibri"/>
                <w:color w:val="000000"/>
                <w:sz w:val="13"/>
                <w:szCs w:val="13"/>
              </w:rPr>
            </w:pPr>
            <w:r>
              <w:rPr>
                <w:rFonts w:eastAsia="Calibri"/>
                <w:color w:val="000000"/>
                <w:sz w:val="13"/>
                <w:szCs w:val="13"/>
              </w:rPr>
              <w:t>3</w:t>
            </w:r>
          </w:p>
        </w:tc>
        <w:tc>
          <w:tcPr>
            <w:tcW w:w="934" w:type="dxa"/>
            <w:shd w:val="clear" w:color="auto" w:fill="auto"/>
          </w:tcPr>
          <w:p w14:paraId="0000027E" w14:textId="7285E02C" w:rsidR="00211F05" w:rsidRPr="00764823" w:rsidRDefault="00211F05">
            <w:pPr>
              <w:jc w:val="right"/>
              <w:rPr>
                <w:rFonts w:eastAsia="Calibri"/>
                <w:color w:val="000000"/>
                <w:sz w:val="13"/>
                <w:szCs w:val="13"/>
                <w:highlight w:val="yellow"/>
              </w:rPr>
            </w:pPr>
            <w:r w:rsidRPr="00764823">
              <w:rPr>
                <w:rFonts w:eastAsia="Calibri"/>
                <w:color w:val="000000"/>
                <w:sz w:val="13"/>
                <w:szCs w:val="13"/>
                <w:highlight w:val="yellow"/>
              </w:rPr>
              <w:t>(BC MOTI, 2021)</w:t>
            </w:r>
          </w:p>
        </w:tc>
      </w:tr>
      <w:tr w:rsidR="00211F05" w:rsidRPr="00F960C0" w14:paraId="328D610C" w14:textId="77777777" w:rsidTr="00764823">
        <w:trPr>
          <w:trHeight w:val="300"/>
        </w:trPr>
        <w:tc>
          <w:tcPr>
            <w:tcW w:w="988" w:type="dxa"/>
            <w:shd w:val="clear" w:color="auto" w:fill="auto"/>
            <w:vAlign w:val="bottom"/>
          </w:tcPr>
          <w:p w14:paraId="0000027F" w14:textId="77777777" w:rsidR="00211F05" w:rsidRPr="00F960C0" w:rsidRDefault="00211F05">
            <w:pPr>
              <w:rPr>
                <w:rFonts w:eastAsia="Calibri"/>
                <w:color w:val="000000"/>
                <w:sz w:val="13"/>
                <w:szCs w:val="13"/>
              </w:rPr>
            </w:pPr>
            <w:r w:rsidRPr="00F960C0">
              <w:rPr>
                <w:rFonts w:eastAsia="Calibri"/>
                <w:color w:val="000000"/>
                <w:sz w:val="13"/>
                <w:szCs w:val="13"/>
              </w:rPr>
              <w:t>Highway 93 North</w:t>
            </w:r>
          </w:p>
        </w:tc>
        <w:tc>
          <w:tcPr>
            <w:tcW w:w="850" w:type="dxa"/>
            <w:shd w:val="clear" w:color="auto" w:fill="auto"/>
            <w:vAlign w:val="bottom"/>
          </w:tcPr>
          <w:p w14:paraId="00000280" w14:textId="77777777" w:rsidR="00211F05" w:rsidRPr="00F960C0" w:rsidRDefault="00211F05">
            <w:pPr>
              <w:rPr>
                <w:rFonts w:eastAsia="Calibri"/>
                <w:color w:val="000000"/>
                <w:sz w:val="13"/>
                <w:szCs w:val="13"/>
              </w:rPr>
            </w:pPr>
            <w:r w:rsidRPr="00F960C0">
              <w:rPr>
                <w:rFonts w:eastAsia="Calibri"/>
                <w:color w:val="000000"/>
                <w:sz w:val="13"/>
                <w:szCs w:val="13"/>
              </w:rPr>
              <w:t>U.S.A</w:t>
            </w:r>
          </w:p>
        </w:tc>
        <w:tc>
          <w:tcPr>
            <w:tcW w:w="992" w:type="dxa"/>
            <w:shd w:val="clear" w:color="auto" w:fill="auto"/>
            <w:vAlign w:val="bottom"/>
          </w:tcPr>
          <w:p w14:paraId="00000281" w14:textId="77777777" w:rsidR="00211F05" w:rsidRPr="00F960C0" w:rsidRDefault="00211F05">
            <w:pPr>
              <w:rPr>
                <w:rFonts w:eastAsia="Calibri"/>
                <w:color w:val="000000"/>
                <w:sz w:val="13"/>
                <w:szCs w:val="13"/>
              </w:rPr>
            </w:pPr>
            <w:r w:rsidRPr="00F960C0">
              <w:rPr>
                <w:rFonts w:eastAsia="Calibri"/>
                <w:color w:val="000000"/>
                <w:sz w:val="13"/>
                <w:szCs w:val="13"/>
              </w:rPr>
              <w:t>Montana</w:t>
            </w:r>
          </w:p>
        </w:tc>
        <w:tc>
          <w:tcPr>
            <w:tcW w:w="851" w:type="dxa"/>
            <w:shd w:val="clear" w:color="auto" w:fill="auto"/>
            <w:vAlign w:val="bottom"/>
          </w:tcPr>
          <w:p w14:paraId="00000282" w14:textId="77777777" w:rsidR="00211F05" w:rsidRPr="00F960C0" w:rsidRDefault="00211F05">
            <w:pPr>
              <w:jc w:val="right"/>
              <w:rPr>
                <w:rFonts w:eastAsia="Calibri"/>
                <w:color w:val="000000"/>
                <w:sz w:val="13"/>
                <w:szCs w:val="13"/>
              </w:rPr>
            </w:pPr>
            <w:r w:rsidRPr="00F960C0">
              <w:rPr>
                <w:rFonts w:eastAsia="Calibri"/>
                <w:color w:val="000000"/>
                <w:sz w:val="13"/>
                <w:szCs w:val="13"/>
              </w:rPr>
              <w:t>2013</w:t>
            </w:r>
          </w:p>
        </w:tc>
        <w:tc>
          <w:tcPr>
            <w:tcW w:w="567" w:type="dxa"/>
            <w:shd w:val="clear" w:color="auto" w:fill="auto"/>
            <w:vAlign w:val="bottom"/>
          </w:tcPr>
          <w:p w14:paraId="00000283" w14:textId="77777777" w:rsidR="00211F05" w:rsidRPr="00F960C0" w:rsidRDefault="00211F05">
            <w:pPr>
              <w:jc w:val="right"/>
              <w:rPr>
                <w:rFonts w:eastAsia="Calibri"/>
                <w:color w:val="000000"/>
                <w:sz w:val="13"/>
                <w:szCs w:val="13"/>
              </w:rPr>
            </w:pPr>
            <w:r w:rsidRPr="00F960C0">
              <w:rPr>
                <w:rFonts w:eastAsia="Calibri"/>
                <w:color w:val="000000"/>
                <w:sz w:val="13"/>
                <w:szCs w:val="13"/>
              </w:rPr>
              <w:t>55.3</w:t>
            </w:r>
          </w:p>
        </w:tc>
        <w:tc>
          <w:tcPr>
            <w:tcW w:w="616" w:type="dxa"/>
            <w:shd w:val="clear" w:color="auto" w:fill="auto"/>
            <w:vAlign w:val="bottom"/>
          </w:tcPr>
          <w:p w14:paraId="00000284" w14:textId="77777777" w:rsidR="00211F05" w:rsidRPr="00F960C0" w:rsidRDefault="00211F05">
            <w:pPr>
              <w:jc w:val="right"/>
              <w:rPr>
                <w:rFonts w:eastAsia="Calibri"/>
                <w:color w:val="000000"/>
                <w:sz w:val="13"/>
                <w:szCs w:val="13"/>
              </w:rPr>
            </w:pPr>
            <w:r w:rsidRPr="00F960C0">
              <w:rPr>
                <w:rFonts w:eastAsia="Calibri"/>
                <w:color w:val="000000"/>
                <w:sz w:val="13"/>
                <w:szCs w:val="13"/>
              </w:rPr>
              <w:t>64.64</w:t>
            </w:r>
          </w:p>
        </w:tc>
        <w:tc>
          <w:tcPr>
            <w:tcW w:w="842" w:type="dxa"/>
            <w:shd w:val="clear" w:color="auto" w:fill="auto"/>
            <w:vAlign w:val="bottom"/>
          </w:tcPr>
          <w:p w14:paraId="00000285" w14:textId="77777777" w:rsidR="00211F05" w:rsidRPr="00F960C0" w:rsidRDefault="00211F05">
            <w:pPr>
              <w:jc w:val="right"/>
              <w:rPr>
                <w:rFonts w:eastAsia="Calibri"/>
                <w:color w:val="000000"/>
                <w:sz w:val="13"/>
                <w:szCs w:val="13"/>
              </w:rPr>
            </w:pPr>
            <w:r w:rsidRPr="00F960C0">
              <w:rPr>
                <w:rFonts w:eastAsia="Calibri"/>
                <w:color w:val="000000"/>
                <w:sz w:val="13"/>
                <w:szCs w:val="13"/>
              </w:rPr>
              <w:t>0.64510347</w:t>
            </w:r>
          </w:p>
        </w:tc>
        <w:tc>
          <w:tcPr>
            <w:tcW w:w="952" w:type="dxa"/>
            <w:shd w:val="clear" w:color="auto" w:fill="auto"/>
            <w:vAlign w:val="bottom"/>
          </w:tcPr>
          <w:p w14:paraId="00000286" w14:textId="77777777" w:rsidR="00211F05" w:rsidRPr="00F960C0" w:rsidRDefault="00211F05">
            <w:pPr>
              <w:jc w:val="right"/>
              <w:rPr>
                <w:rFonts w:eastAsia="Calibri"/>
                <w:color w:val="000000"/>
                <w:sz w:val="13"/>
                <w:szCs w:val="13"/>
              </w:rPr>
            </w:pPr>
            <w:r w:rsidRPr="00F960C0">
              <w:rPr>
                <w:rFonts w:eastAsia="Calibri"/>
                <w:color w:val="000000"/>
                <w:sz w:val="13"/>
                <w:szCs w:val="13"/>
              </w:rPr>
              <w:t>1826</w:t>
            </w:r>
          </w:p>
        </w:tc>
        <w:tc>
          <w:tcPr>
            <w:tcW w:w="852" w:type="dxa"/>
            <w:shd w:val="clear" w:color="auto" w:fill="auto"/>
            <w:vAlign w:val="bottom"/>
          </w:tcPr>
          <w:p w14:paraId="00000287" w14:textId="77777777" w:rsidR="00211F05" w:rsidRPr="00F960C0" w:rsidRDefault="00211F05">
            <w:pPr>
              <w:rPr>
                <w:rFonts w:eastAsia="Calibri"/>
                <w:color w:val="000000"/>
                <w:sz w:val="13"/>
                <w:szCs w:val="13"/>
              </w:rPr>
            </w:pPr>
            <w:r w:rsidRPr="00F960C0">
              <w:rPr>
                <w:rFonts w:eastAsia="Calibri"/>
                <w:color w:val="000000"/>
                <w:sz w:val="13"/>
                <w:szCs w:val="13"/>
              </w:rPr>
              <w:t>1 January 2011 to 31 December 2015</w:t>
            </w:r>
          </w:p>
        </w:tc>
        <w:tc>
          <w:tcPr>
            <w:tcW w:w="842" w:type="dxa"/>
            <w:shd w:val="clear" w:color="auto" w:fill="auto"/>
            <w:vAlign w:val="bottom"/>
          </w:tcPr>
          <w:p w14:paraId="00000288" w14:textId="77777777" w:rsidR="00211F05" w:rsidRPr="00F960C0" w:rsidRDefault="00211F05">
            <w:pPr>
              <w:jc w:val="right"/>
              <w:rPr>
                <w:rFonts w:eastAsia="Calibri"/>
                <w:color w:val="000000"/>
                <w:sz w:val="13"/>
                <w:szCs w:val="13"/>
              </w:rPr>
            </w:pPr>
            <w:r w:rsidRPr="00F960C0">
              <w:rPr>
                <w:rFonts w:eastAsia="Calibri"/>
                <w:color w:val="000000"/>
                <w:sz w:val="13"/>
                <w:szCs w:val="13"/>
              </w:rPr>
              <w:t>3.40963855</w:t>
            </w:r>
          </w:p>
        </w:tc>
        <w:tc>
          <w:tcPr>
            <w:tcW w:w="934" w:type="dxa"/>
            <w:shd w:val="clear" w:color="auto" w:fill="auto"/>
          </w:tcPr>
          <w:p w14:paraId="51F0DCA8" w14:textId="61EF6FAC" w:rsidR="00211F05" w:rsidRPr="00F960C0" w:rsidRDefault="00CC7558">
            <w:pPr>
              <w:jc w:val="right"/>
              <w:rPr>
                <w:rFonts w:eastAsia="Calibri"/>
                <w:color w:val="000000"/>
                <w:sz w:val="13"/>
                <w:szCs w:val="13"/>
              </w:rPr>
            </w:pPr>
            <w:r>
              <w:rPr>
                <w:rFonts w:eastAsia="Calibri"/>
                <w:color w:val="000000"/>
                <w:sz w:val="13"/>
                <w:szCs w:val="13"/>
              </w:rPr>
              <w:t>6</w:t>
            </w:r>
          </w:p>
        </w:tc>
        <w:tc>
          <w:tcPr>
            <w:tcW w:w="934" w:type="dxa"/>
            <w:shd w:val="clear" w:color="auto" w:fill="auto"/>
          </w:tcPr>
          <w:p w14:paraId="00000289" w14:textId="60FC9DDF" w:rsidR="00211F05" w:rsidRPr="00764823" w:rsidRDefault="00764823">
            <w:pPr>
              <w:jc w:val="right"/>
              <w:rPr>
                <w:rFonts w:eastAsia="Calibri"/>
                <w:color w:val="000000"/>
                <w:sz w:val="13"/>
                <w:szCs w:val="13"/>
                <w:highlight w:val="yellow"/>
              </w:rPr>
            </w:pPr>
            <w:r w:rsidRPr="00F960C0">
              <w:rPr>
                <w:rFonts w:eastAsia="Calibri"/>
                <w:color w:val="000000"/>
                <w:sz w:val="13"/>
                <w:szCs w:val="13"/>
              </w:rPr>
              <w:t>(</w:t>
            </w:r>
            <w:proofErr w:type="spellStart"/>
            <w:r>
              <w:rPr>
                <w:rFonts w:eastAsia="Calibri"/>
                <w:color w:val="000000"/>
                <w:sz w:val="13"/>
                <w:szCs w:val="13"/>
              </w:rPr>
              <w:t>Huijser</w:t>
            </w:r>
            <w:proofErr w:type="spellEnd"/>
            <w:r w:rsidRPr="00F960C0">
              <w:rPr>
                <w:rFonts w:eastAsia="Calibri"/>
                <w:color w:val="000000"/>
                <w:sz w:val="13"/>
                <w:szCs w:val="13"/>
              </w:rPr>
              <w:t xml:space="preserve"> </w:t>
            </w:r>
            <w:r w:rsidRPr="00F960C0">
              <w:rPr>
                <w:rFonts w:eastAsia="Calibri"/>
                <w:i/>
                <w:color w:val="000000"/>
                <w:sz w:val="13"/>
                <w:szCs w:val="13"/>
              </w:rPr>
              <w:t xml:space="preserve"> et al.,</w:t>
            </w:r>
            <w:r w:rsidRPr="00F960C0">
              <w:rPr>
                <w:rFonts w:eastAsia="Calibri"/>
                <w:color w:val="000000"/>
                <w:sz w:val="13"/>
                <w:szCs w:val="13"/>
              </w:rPr>
              <w:t xml:space="preserve"> 2016)</w:t>
            </w:r>
          </w:p>
        </w:tc>
      </w:tr>
      <w:tr w:rsidR="00211F05" w:rsidRPr="00F960C0" w14:paraId="74D0D02A" w14:textId="77777777" w:rsidTr="00764823">
        <w:trPr>
          <w:trHeight w:val="300"/>
        </w:trPr>
        <w:tc>
          <w:tcPr>
            <w:tcW w:w="988" w:type="dxa"/>
            <w:shd w:val="clear" w:color="auto" w:fill="auto"/>
            <w:vAlign w:val="bottom"/>
          </w:tcPr>
          <w:p w14:paraId="0000028A" w14:textId="77777777" w:rsidR="00211F05" w:rsidRPr="00F960C0" w:rsidRDefault="00211F05">
            <w:pPr>
              <w:rPr>
                <w:rFonts w:eastAsia="Calibri"/>
                <w:color w:val="000000"/>
                <w:sz w:val="13"/>
                <w:szCs w:val="13"/>
              </w:rPr>
            </w:pPr>
            <w:r w:rsidRPr="00F960C0">
              <w:rPr>
                <w:rFonts w:eastAsia="Calibri"/>
                <w:color w:val="000000"/>
                <w:sz w:val="13"/>
                <w:szCs w:val="13"/>
              </w:rPr>
              <w:t>Washington OP</w:t>
            </w:r>
          </w:p>
        </w:tc>
        <w:tc>
          <w:tcPr>
            <w:tcW w:w="850" w:type="dxa"/>
            <w:shd w:val="clear" w:color="auto" w:fill="auto"/>
            <w:vAlign w:val="bottom"/>
          </w:tcPr>
          <w:p w14:paraId="0000028B" w14:textId="77777777" w:rsidR="00211F05" w:rsidRPr="00F960C0" w:rsidRDefault="00211F05">
            <w:pPr>
              <w:rPr>
                <w:rFonts w:eastAsia="Calibri"/>
                <w:color w:val="000000"/>
                <w:sz w:val="13"/>
                <w:szCs w:val="13"/>
              </w:rPr>
            </w:pPr>
            <w:r w:rsidRPr="00F960C0">
              <w:rPr>
                <w:rFonts w:eastAsia="Calibri"/>
                <w:color w:val="000000"/>
                <w:sz w:val="13"/>
                <w:szCs w:val="13"/>
              </w:rPr>
              <w:t>U.S.A</w:t>
            </w:r>
          </w:p>
        </w:tc>
        <w:tc>
          <w:tcPr>
            <w:tcW w:w="992" w:type="dxa"/>
            <w:shd w:val="clear" w:color="auto" w:fill="auto"/>
            <w:vAlign w:val="bottom"/>
          </w:tcPr>
          <w:p w14:paraId="0000028C" w14:textId="77777777" w:rsidR="00211F05" w:rsidRPr="00F960C0" w:rsidRDefault="00211F05">
            <w:pPr>
              <w:rPr>
                <w:rFonts w:eastAsia="Calibri"/>
                <w:color w:val="000000"/>
                <w:sz w:val="13"/>
                <w:szCs w:val="13"/>
              </w:rPr>
            </w:pPr>
            <w:r w:rsidRPr="00F960C0">
              <w:rPr>
                <w:rFonts w:eastAsia="Calibri"/>
                <w:color w:val="000000"/>
                <w:sz w:val="13"/>
                <w:szCs w:val="13"/>
              </w:rPr>
              <w:t>Washington</w:t>
            </w:r>
          </w:p>
        </w:tc>
        <w:tc>
          <w:tcPr>
            <w:tcW w:w="851" w:type="dxa"/>
            <w:shd w:val="clear" w:color="auto" w:fill="auto"/>
            <w:vAlign w:val="bottom"/>
          </w:tcPr>
          <w:p w14:paraId="0000028D" w14:textId="77777777" w:rsidR="00211F05" w:rsidRPr="00F960C0" w:rsidRDefault="00211F05">
            <w:pPr>
              <w:jc w:val="right"/>
              <w:rPr>
                <w:rFonts w:eastAsia="Calibri"/>
                <w:color w:val="000000"/>
                <w:sz w:val="13"/>
                <w:szCs w:val="13"/>
              </w:rPr>
            </w:pPr>
            <w:r w:rsidRPr="00F960C0">
              <w:rPr>
                <w:rFonts w:eastAsia="Calibri"/>
                <w:color w:val="000000"/>
                <w:sz w:val="13"/>
                <w:szCs w:val="13"/>
              </w:rPr>
              <w:t>2018</w:t>
            </w:r>
          </w:p>
        </w:tc>
        <w:tc>
          <w:tcPr>
            <w:tcW w:w="567" w:type="dxa"/>
            <w:shd w:val="clear" w:color="auto" w:fill="auto"/>
            <w:vAlign w:val="bottom"/>
          </w:tcPr>
          <w:p w14:paraId="0000028E" w14:textId="77777777" w:rsidR="00211F05" w:rsidRPr="00F960C0" w:rsidRDefault="00211F05">
            <w:pPr>
              <w:jc w:val="right"/>
              <w:rPr>
                <w:rFonts w:eastAsia="Calibri"/>
                <w:color w:val="000000"/>
                <w:sz w:val="13"/>
                <w:szCs w:val="13"/>
              </w:rPr>
            </w:pPr>
            <w:r w:rsidRPr="00F960C0">
              <w:rPr>
                <w:rFonts w:eastAsia="Calibri"/>
                <w:color w:val="000000"/>
                <w:sz w:val="13"/>
                <w:szCs w:val="13"/>
              </w:rPr>
              <w:t>45.64</w:t>
            </w:r>
          </w:p>
        </w:tc>
        <w:tc>
          <w:tcPr>
            <w:tcW w:w="616" w:type="dxa"/>
            <w:shd w:val="clear" w:color="auto" w:fill="auto"/>
            <w:vAlign w:val="bottom"/>
          </w:tcPr>
          <w:p w14:paraId="0000028F" w14:textId="77777777" w:rsidR="00211F05" w:rsidRPr="00F960C0" w:rsidRDefault="00211F05">
            <w:pPr>
              <w:jc w:val="right"/>
              <w:rPr>
                <w:rFonts w:eastAsia="Calibri"/>
                <w:color w:val="000000"/>
                <w:sz w:val="13"/>
                <w:szCs w:val="13"/>
              </w:rPr>
            </w:pPr>
            <w:r w:rsidRPr="00F960C0">
              <w:rPr>
                <w:rFonts w:eastAsia="Calibri"/>
                <w:color w:val="000000"/>
                <w:sz w:val="13"/>
                <w:szCs w:val="13"/>
              </w:rPr>
              <w:t>99.26</w:t>
            </w:r>
          </w:p>
        </w:tc>
        <w:tc>
          <w:tcPr>
            <w:tcW w:w="842" w:type="dxa"/>
            <w:shd w:val="clear" w:color="auto" w:fill="auto"/>
            <w:vAlign w:val="bottom"/>
          </w:tcPr>
          <w:p w14:paraId="00000290" w14:textId="77777777" w:rsidR="00211F05" w:rsidRPr="00F960C0" w:rsidRDefault="00211F05">
            <w:pPr>
              <w:jc w:val="right"/>
              <w:rPr>
                <w:rFonts w:eastAsia="Calibri"/>
                <w:color w:val="000000"/>
                <w:sz w:val="13"/>
                <w:szCs w:val="13"/>
              </w:rPr>
            </w:pPr>
            <w:r w:rsidRPr="00F960C0">
              <w:rPr>
                <w:rFonts w:eastAsia="Calibri"/>
                <w:color w:val="000000"/>
                <w:sz w:val="13"/>
                <w:szCs w:val="13"/>
              </w:rPr>
              <w:t>0.45980254</w:t>
            </w:r>
          </w:p>
        </w:tc>
        <w:tc>
          <w:tcPr>
            <w:tcW w:w="952" w:type="dxa"/>
            <w:shd w:val="clear" w:color="auto" w:fill="auto"/>
            <w:vAlign w:val="bottom"/>
          </w:tcPr>
          <w:p w14:paraId="00000291" w14:textId="77777777" w:rsidR="00211F05" w:rsidRPr="00F960C0" w:rsidRDefault="00211F05">
            <w:pPr>
              <w:jc w:val="right"/>
              <w:rPr>
                <w:rFonts w:eastAsia="Calibri"/>
                <w:color w:val="000000"/>
                <w:sz w:val="13"/>
                <w:szCs w:val="13"/>
              </w:rPr>
            </w:pPr>
            <w:r w:rsidRPr="00F960C0">
              <w:rPr>
                <w:rFonts w:eastAsia="Calibri"/>
                <w:color w:val="000000"/>
                <w:sz w:val="13"/>
                <w:szCs w:val="13"/>
              </w:rPr>
              <w:t>1139</w:t>
            </w:r>
          </w:p>
        </w:tc>
        <w:tc>
          <w:tcPr>
            <w:tcW w:w="852" w:type="dxa"/>
            <w:shd w:val="clear" w:color="auto" w:fill="auto"/>
            <w:vAlign w:val="bottom"/>
          </w:tcPr>
          <w:p w14:paraId="00000292" w14:textId="77777777" w:rsidR="00211F05" w:rsidRPr="00F960C0" w:rsidRDefault="00211F05">
            <w:pPr>
              <w:rPr>
                <w:rFonts w:eastAsia="Calibri"/>
                <w:color w:val="000000"/>
                <w:sz w:val="13"/>
                <w:szCs w:val="13"/>
              </w:rPr>
            </w:pPr>
            <w:r w:rsidRPr="00F960C0">
              <w:rPr>
                <w:rFonts w:eastAsia="Calibri"/>
                <w:color w:val="000000"/>
                <w:sz w:val="13"/>
                <w:szCs w:val="13"/>
              </w:rPr>
              <w:t>November 2018 to December 2021</w:t>
            </w:r>
          </w:p>
        </w:tc>
        <w:tc>
          <w:tcPr>
            <w:tcW w:w="842" w:type="dxa"/>
            <w:shd w:val="clear" w:color="auto" w:fill="auto"/>
            <w:vAlign w:val="bottom"/>
          </w:tcPr>
          <w:p w14:paraId="00000293" w14:textId="77777777" w:rsidR="00211F05" w:rsidRPr="00F960C0" w:rsidRDefault="00211F05">
            <w:pPr>
              <w:jc w:val="right"/>
              <w:rPr>
                <w:rFonts w:eastAsia="Calibri"/>
                <w:color w:val="000000"/>
                <w:sz w:val="13"/>
                <w:szCs w:val="13"/>
              </w:rPr>
            </w:pPr>
            <w:r w:rsidRPr="00F960C0">
              <w:rPr>
                <w:rFonts w:eastAsia="Calibri"/>
                <w:color w:val="000000"/>
                <w:sz w:val="13"/>
                <w:szCs w:val="13"/>
              </w:rPr>
              <w:t>1.90254609</w:t>
            </w:r>
          </w:p>
        </w:tc>
        <w:tc>
          <w:tcPr>
            <w:tcW w:w="934" w:type="dxa"/>
            <w:shd w:val="clear" w:color="auto" w:fill="auto"/>
          </w:tcPr>
          <w:p w14:paraId="6B98CD98" w14:textId="03D6C926" w:rsidR="00211F05" w:rsidRPr="00F960C0" w:rsidRDefault="00CC7558">
            <w:pPr>
              <w:jc w:val="right"/>
              <w:rPr>
                <w:rFonts w:eastAsia="Calibri"/>
                <w:color w:val="000000"/>
                <w:sz w:val="13"/>
                <w:szCs w:val="13"/>
              </w:rPr>
            </w:pPr>
            <w:r>
              <w:rPr>
                <w:rFonts w:eastAsia="Calibri"/>
                <w:color w:val="000000"/>
                <w:sz w:val="13"/>
                <w:szCs w:val="13"/>
              </w:rPr>
              <w:t>3</w:t>
            </w:r>
          </w:p>
        </w:tc>
        <w:tc>
          <w:tcPr>
            <w:tcW w:w="934" w:type="dxa"/>
            <w:shd w:val="clear" w:color="auto" w:fill="auto"/>
          </w:tcPr>
          <w:p w14:paraId="00000294" w14:textId="56414D7A" w:rsidR="00211F05" w:rsidRPr="00F960C0" w:rsidRDefault="00211F05">
            <w:pPr>
              <w:jc w:val="right"/>
              <w:rPr>
                <w:rFonts w:eastAsia="Calibri"/>
                <w:color w:val="000000"/>
                <w:sz w:val="13"/>
                <w:szCs w:val="13"/>
              </w:rPr>
            </w:pPr>
          </w:p>
        </w:tc>
      </w:tr>
    </w:tbl>
    <w:p w14:paraId="00000295" w14:textId="77777777" w:rsidR="00760A7C" w:rsidRPr="00F960C0" w:rsidRDefault="00760A7C">
      <w:pPr>
        <w:spacing w:line="480" w:lineRule="auto"/>
        <w:rPr>
          <w:b/>
          <w:color w:val="000000"/>
        </w:rPr>
      </w:pPr>
    </w:p>
    <w:p w14:paraId="1B076680" w14:textId="36EB8300" w:rsidR="00C7510F" w:rsidRDefault="00C7510F">
      <w:pPr>
        <w:spacing w:line="480" w:lineRule="auto"/>
        <w:rPr>
          <w:b/>
          <w:color w:val="000000"/>
        </w:rPr>
      </w:pPr>
    </w:p>
    <w:p w14:paraId="040D6EAC" w14:textId="125B5D88" w:rsidR="00F52C78" w:rsidRDefault="00F52C78">
      <w:pPr>
        <w:spacing w:line="480" w:lineRule="auto"/>
        <w:rPr>
          <w:b/>
          <w:color w:val="000000"/>
        </w:rPr>
      </w:pPr>
    </w:p>
    <w:p w14:paraId="561FE1DA" w14:textId="77777777" w:rsidR="00F52C78" w:rsidRDefault="00F52C78">
      <w:pPr>
        <w:spacing w:line="480" w:lineRule="auto"/>
        <w:rPr>
          <w:b/>
          <w:color w:val="000000"/>
        </w:rPr>
      </w:pPr>
    </w:p>
    <w:p w14:paraId="7E690C07" w14:textId="52ED1B94" w:rsidR="00C7510F" w:rsidRPr="00F960C0" w:rsidRDefault="00C7510F">
      <w:pPr>
        <w:spacing w:line="480" w:lineRule="auto"/>
        <w:rPr>
          <w:b/>
          <w:color w:val="000000"/>
        </w:rPr>
      </w:pPr>
      <w:r>
        <w:rPr>
          <w:b/>
          <w:color w:val="000000"/>
        </w:rPr>
        <w:t xml:space="preserve">Table </w:t>
      </w:r>
      <w:r w:rsidR="00F52C78">
        <w:rPr>
          <w:b/>
          <w:color w:val="000000"/>
        </w:rPr>
        <w:t>A.8</w:t>
      </w:r>
      <w:r w:rsidR="00201F6C">
        <w:rPr>
          <w:b/>
          <w:color w:val="000000"/>
        </w:rPr>
        <w:t>?</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6"/>
        <w:gridCol w:w="1761"/>
        <w:gridCol w:w="1976"/>
        <w:gridCol w:w="1761"/>
        <w:gridCol w:w="1976"/>
      </w:tblGrid>
      <w:tr w:rsidR="00760A7C" w:rsidRPr="00F960C0" w14:paraId="3112F018" w14:textId="77777777">
        <w:trPr>
          <w:trHeight w:val="1266"/>
        </w:trPr>
        <w:tc>
          <w:tcPr>
            <w:tcW w:w="1876" w:type="dxa"/>
          </w:tcPr>
          <w:p w14:paraId="0000029B" w14:textId="3597C295" w:rsidR="00760A7C" w:rsidRPr="00F960C0" w:rsidRDefault="00454794">
            <w:pPr>
              <w:spacing w:line="480" w:lineRule="auto"/>
              <w:rPr>
                <w:b/>
                <w:color w:val="000000"/>
              </w:rPr>
            </w:pPr>
            <w:commentRangeStart w:id="321"/>
            <w:r w:rsidRPr="00F960C0">
              <w:rPr>
                <w:b/>
                <w:color w:val="000000"/>
              </w:rPr>
              <w:lastRenderedPageBreak/>
              <w:t>Assemblage of Species</w:t>
            </w:r>
          </w:p>
        </w:tc>
        <w:tc>
          <w:tcPr>
            <w:tcW w:w="1761" w:type="dxa"/>
          </w:tcPr>
          <w:p w14:paraId="0000029C" w14:textId="77777777" w:rsidR="00760A7C" w:rsidRPr="00F960C0" w:rsidRDefault="00454794">
            <w:pPr>
              <w:spacing w:line="480" w:lineRule="auto"/>
              <w:rPr>
                <w:b/>
                <w:color w:val="000000"/>
              </w:rPr>
            </w:pPr>
            <w:r w:rsidRPr="00F960C0">
              <w:rPr>
                <w:b/>
                <w:color w:val="000000"/>
              </w:rPr>
              <w:t>Overpass Width</w:t>
            </w:r>
          </w:p>
        </w:tc>
        <w:tc>
          <w:tcPr>
            <w:tcW w:w="1976" w:type="dxa"/>
          </w:tcPr>
          <w:p w14:paraId="0000029D" w14:textId="77777777" w:rsidR="00760A7C" w:rsidRPr="00F960C0" w:rsidRDefault="00454794">
            <w:pPr>
              <w:spacing w:line="480" w:lineRule="auto"/>
              <w:rPr>
                <w:b/>
                <w:color w:val="000000"/>
              </w:rPr>
            </w:pPr>
            <w:r w:rsidRPr="00F960C0">
              <w:rPr>
                <w:b/>
                <w:color w:val="000000"/>
              </w:rPr>
              <w:t>Positive/Negative</w:t>
            </w:r>
          </w:p>
        </w:tc>
        <w:tc>
          <w:tcPr>
            <w:tcW w:w="1761" w:type="dxa"/>
          </w:tcPr>
          <w:p w14:paraId="0000029E" w14:textId="77777777" w:rsidR="00760A7C" w:rsidRPr="00F960C0" w:rsidRDefault="00454794">
            <w:pPr>
              <w:spacing w:line="480" w:lineRule="auto"/>
              <w:rPr>
                <w:b/>
                <w:color w:val="000000"/>
              </w:rPr>
            </w:pPr>
            <w:r w:rsidRPr="00F960C0">
              <w:rPr>
                <w:b/>
                <w:color w:val="000000"/>
              </w:rPr>
              <w:t>Overpass W:L</w:t>
            </w:r>
          </w:p>
        </w:tc>
        <w:tc>
          <w:tcPr>
            <w:tcW w:w="1976" w:type="dxa"/>
          </w:tcPr>
          <w:p w14:paraId="0000029F" w14:textId="77777777" w:rsidR="00760A7C" w:rsidRPr="00F960C0" w:rsidRDefault="00454794">
            <w:pPr>
              <w:spacing w:line="480" w:lineRule="auto"/>
              <w:rPr>
                <w:b/>
                <w:color w:val="000000"/>
              </w:rPr>
            </w:pPr>
            <w:r w:rsidRPr="00F960C0">
              <w:rPr>
                <w:b/>
                <w:color w:val="000000"/>
              </w:rPr>
              <w:t>Positive/Negative</w:t>
            </w:r>
          </w:p>
        </w:tc>
      </w:tr>
      <w:tr w:rsidR="00760A7C" w:rsidRPr="00F960C0" w14:paraId="3E91A09C" w14:textId="77777777">
        <w:tc>
          <w:tcPr>
            <w:tcW w:w="1876" w:type="dxa"/>
          </w:tcPr>
          <w:p w14:paraId="000002A0" w14:textId="77777777" w:rsidR="00760A7C" w:rsidRPr="00F960C0" w:rsidRDefault="00454794">
            <w:pPr>
              <w:spacing w:line="480" w:lineRule="auto"/>
              <w:rPr>
                <w:b/>
                <w:color w:val="000000"/>
              </w:rPr>
            </w:pPr>
            <w:r w:rsidRPr="00F960C0">
              <w:rPr>
                <w:b/>
                <w:color w:val="000000"/>
              </w:rPr>
              <w:t>Total</w:t>
            </w:r>
          </w:p>
        </w:tc>
        <w:tc>
          <w:tcPr>
            <w:tcW w:w="1761" w:type="dxa"/>
          </w:tcPr>
          <w:p w14:paraId="000002A1" w14:textId="77777777" w:rsidR="00760A7C" w:rsidRPr="00F960C0" w:rsidRDefault="00760A7C">
            <w:pPr>
              <w:spacing w:line="480" w:lineRule="auto"/>
              <w:rPr>
                <w:color w:val="000000"/>
              </w:rPr>
            </w:pPr>
          </w:p>
        </w:tc>
        <w:tc>
          <w:tcPr>
            <w:tcW w:w="1976" w:type="dxa"/>
          </w:tcPr>
          <w:p w14:paraId="000002A2" w14:textId="77777777" w:rsidR="00760A7C" w:rsidRPr="00F960C0" w:rsidRDefault="00760A7C">
            <w:pPr>
              <w:spacing w:line="480" w:lineRule="auto"/>
              <w:rPr>
                <w:b/>
                <w:color w:val="000000"/>
              </w:rPr>
            </w:pPr>
          </w:p>
        </w:tc>
        <w:tc>
          <w:tcPr>
            <w:tcW w:w="1761" w:type="dxa"/>
          </w:tcPr>
          <w:p w14:paraId="000002A3" w14:textId="77777777" w:rsidR="00760A7C" w:rsidRPr="00F960C0" w:rsidRDefault="00760A7C">
            <w:pPr>
              <w:spacing w:line="480" w:lineRule="auto"/>
              <w:rPr>
                <w:b/>
                <w:color w:val="000000"/>
              </w:rPr>
            </w:pPr>
          </w:p>
        </w:tc>
        <w:tc>
          <w:tcPr>
            <w:tcW w:w="1976" w:type="dxa"/>
          </w:tcPr>
          <w:p w14:paraId="000002A4" w14:textId="77777777" w:rsidR="00760A7C" w:rsidRPr="00F960C0" w:rsidRDefault="00760A7C">
            <w:pPr>
              <w:spacing w:line="480" w:lineRule="auto"/>
              <w:rPr>
                <w:b/>
                <w:color w:val="000000"/>
              </w:rPr>
            </w:pPr>
          </w:p>
        </w:tc>
      </w:tr>
      <w:tr w:rsidR="00760A7C" w:rsidRPr="00F960C0" w14:paraId="73CB5CFB" w14:textId="77777777">
        <w:tc>
          <w:tcPr>
            <w:tcW w:w="1876" w:type="dxa"/>
          </w:tcPr>
          <w:p w14:paraId="000002A5" w14:textId="77777777" w:rsidR="00760A7C" w:rsidRPr="00F960C0" w:rsidRDefault="00454794">
            <w:pPr>
              <w:spacing w:line="480" w:lineRule="auto"/>
              <w:rPr>
                <w:b/>
                <w:color w:val="000000"/>
              </w:rPr>
            </w:pPr>
            <w:r w:rsidRPr="00F960C0">
              <w:rPr>
                <w:b/>
                <w:color w:val="000000"/>
              </w:rPr>
              <w:t>Ungulates</w:t>
            </w:r>
          </w:p>
        </w:tc>
        <w:tc>
          <w:tcPr>
            <w:tcW w:w="1761" w:type="dxa"/>
          </w:tcPr>
          <w:p w14:paraId="000002A6" w14:textId="77777777" w:rsidR="00760A7C" w:rsidRPr="00F960C0" w:rsidRDefault="00760A7C">
            <w:pPr>
              <w:spacing w:line="480" w:lineRule="auto"/>
              <w:rPr>
                <w:color w:val="000000"/>
              </w:rPr>
            </w:pPr>
          </w:p>
        </w:tc>
        <w:tc>
          <w:tcPr>
            <w:tcW w:w="1976" w:type="dxa"/>
          </w:tcPr>
          <w:p w14:paraId="000002A7" w14:textId="77777777" w:rsidR="00760A7C" w:rsidRPr="00F960C0" w:rsidRDefault="00760A7C">
            <w:pPr>
              <w:spacing w:line="480" w:lineRule="auto"/>
              <w:rPr>
                <w:b/>
                <w:color w:val="000000"/>
              </w:rPr>
            </w:pPr>
          </w:p>
        </w:tc>
        <w:tc>
          <w:tcPr>
            <w:tcW w:w="1761" w:type="dxa"/>
          </w:tcPr>
          <w:p w14:paraId="000002A8" w14:textId="77777777" w:rsidR="00760A7C" w:rsidRPr="00F960C0" w:rsidRDefault="00760A7C">
            <w:pPr>
              <w:spacing w:line="480" w:lineRule="auto"/>
              <w:rPr>
                <w:b/>
                <w:color w:val="000000"/>
              </w:rPr>
            </w:pPr>
          </w:p>
        </w:tc>
        <w:tc>
          <w:tcPr>
            <w:tcW w:w="1976" w:type="dxa"/>
          </w:tcPr>
          <w:p w14:paraId="000002A9" w14:textId="77777777" w:rsidR="00760A7C" w:rsidRPr="00F960C0" w:rsidRDefault="00760A7C">
            <w:pPr>
              <w:spacing w:line="480" w:lineRule="auto"/>
              <w:rPr>
                <w:b/>
                <w:color w:val="000000"/>
              </w:rPr>
            </w:pPr>
          </w:p>
        </w:tc>
      </w:tr>
      <w:tr w:rsidR="00760A7C" w:rsidRPr="00F960C0" w14:paraId="5BBB00FE" w14:textId="77777777">
        <w:tc>
          <w:tcPr>
            <w:tcW w:w="1876" w:type="dxa"/>
          </w:tcPr>
          <w:p w14:paraId="000002AA" w14:textId="77777777" w:rsidR="00760A7C" w:rsidRPr="00F960C0" w:rsidRDefault="00454794">
            <w:pPr>
              <w:spacing w:line="480" w:lineRule="auto"/>
              <w:rPr>
                <w:b/>
                <w:color w:val="000000"/>
              </w:rPr>
            </w:pPr>
            <w:r w:rsidRPr="00F960C0">
              <w:rPr>
                <w:b/>
                <w:color w:val="000000"/>
              </w:rPr>
              <w:t>Carnivores</w:t>
            </w:r>
          </w:p>
        </w:tc>
        <w:tc>
          <w:tcPr>
            <w:tcW w:w="1761" w:type="dxa"/>
          </w:tcPr>
          <w:p w14:paraId="000002AB" w14:textId="77777777" w:rsidR="00760A7C" w:rsidRPr="00F960C0" w:rsidRDefault="00760A7C">
            <w:pPr>
              <w:spacing w:line="480" w:lineRule="auto"/>
              <w:rPr>
                <w:color w:val="000000"/>
              </w:rPr>
            </w:pPr>
          </w:p>
        </w:tc>
        <w:tc>
          <w:tcPr>
            <w:tcW w:w="1976" w:type="dxa"/>
          </w:tcPr>
          <w:p w14:paraId="000002AC" w14:textId="77777777" w:rsidR="00760A7C" w:rsidRPr="00F960C0" w:rsidRDefault="00760A7C">
            <w:pPr>
              <w:spacing w:line="480" w:lineRule="auto"/>
              <w:rPr>
                <w:b/>
                <w:color w:val="000000"/>
              </w:rPr>
            </w:pPr>
          </w:p>
        </w:tc>
        <w:tc>
          <w:tcPr>
            <w:tcW w:w="1761" w:type="dxa"/>
          </w:tcPr>
          <w:p w14:paraId="000002AD" w14:textId="77777777" w:rsidR="00760A7C" w:rsidRPr="00F960C0" w:rsidRDefault="00760A7C">
            <w:pPr>
              <w:spacing w:line="480" w:lineRule="auto"/>
              <w:rPr>
                <w:b/>
                <w:color w:val="000000"/>
              </w:rPr>
            </w:pPr>
          </w:p>
        </w:tc>
        <w:tc>
          <w:tcPr>
            <w:tcW w:w="1976" w:type="dxa"/>
          </w:tcPr>
          <w:p w14:paraId="000002AE" w14:textId="77777777" w:rsidR="00760A7C" w:rsidRPr="00F960C0" w:rsidRDefault="00760A7C">
            <w:pPr>
              <w:spacing w:line="480" w:lineRule="auto"/>
              <w:rPr>
                <w:b/>
                <w:color w:val="000000"/>
              </w:rPr>
            </w:pPr>
          </w:p>
        </w:tc>
      </w:tr>
      <w:tr w:rsidR="00760A7C" w:rsidRPr="00F960C0" w14:paraId="3021FB33" w14:textId="77777777">
        <w:tc>
          <w:tcPr>
            <w:tcW w:w="1876" w:type="dxa"/>
          </w:tcPr>
          <w:p w14:paraId="000002AF" w14:textId="77777777" w:rsidR="00760A7C" w:rsidRPr="00F960C0" w:rsidRDefault="00454794">
            <w:pPr>
              <w:spacing w:line="480" w:lineRule="auto"/>
              <w:rPr>
                <w:b/>
                <w:color w:val="000000"/>
              </w:rPr>
            </w:pPr>
            <w:r w:rsidRPr="00F960C0">
              <w:rPr>
                <w:b/>
                <w:color w:val="000000"/>
              </w:rPr>
              <w:t>Deer</w:t>
            </w:r>
          </w:p>
        </w:tc>
        <w:tc>
          <w:tcPr>
            <w:tcW w:w="1761" w:type="dxa"/>
          </w:tcPr>
          <w:p w14:paraId="000002B0" w14:textId="77777777" w:rsidR="00760A7C" w:rsidRPr="00F960C0" w:rsidRDefault="00760A7C">
            <w:pPr>
              <w:spacing w:line="480" w:lineRule="auto"/>
              <w:rPr>
                <w:color w:val="000000"/>
              </w:rPr>
            </w:pPr>
          </w:p>
        </w:tc>
        <w:tc>
          <w:tcPr>
            <w:tcW w:w="1976" w:type="dxa"/>
          </w:tcPr>
          <w:p w14:paraId="000002B1" w14:textId="77777777" w:rsidR="00760A7C" w:rsidRPr="00F960C0" w:rsidRDefault="00760A7C">
            <w:pPr>
              <w:spacing w:line="480" w:lineRule="auto"/>
              <w:rPr>
                <w:b/>
                <w:color w:val="000000"/>
              </w:rPr>
            </w:pPr>
          </w:p>
        </w:tc>
        <w:tc>
          <w:tcPr>
            <w:tcW w:w="1761" w:type="dxa"/>
          </w:tcPr>
          <w:p w14:paraId="000002B2" w14:textId="77777777" w:rsidR="00760A7C" w:rsidRPr="00F960C0" w:rsidRDefault="00760A7C">
            <w:pPr>
              <w:spacing w:line="480" w:lineRule="auto"/>
              <w:rPr>
                <w:b/>
                <w:color w:val="000000"/>
              </w:rPr>
            </w:pPr>
          </w:p>
        </w:tc>
        <w:tc>
          <w:tcPr>
            <w:tcW w:w="1976" w:type="dxa"/>
          </w:tcPr>
          <w:p w14:paraId="000002B3" w14:textId="77777777" w:rsidR="00760A7C" w:rsidRPr="00F960C0" w:rsidRDefault="00760A7C">
            <w:pPr>
              <w:spacing w:line="480" w:lineRule="auto"/>
              <w:rPr>
                <w:b/>
                <w:color w:val="000000"/>
              </w:rPr>
            </w:pPr>
          </w:p>
        </w:tc>
      </w:tr>
      <w:tr w:rsidR="00760A7C" w:rsidRPr="00F960C0" w14:paraId="22AE8EB9" w14:textId="77777777">
        <w:tc>
          <w:tcPr>
            <w:tcW w:w="1876" w:type="dxa"/>
          </w:tcPr>
          <w:p w14:paraId="000002B4" w14:textId="77777777" w:rsidR="00760A7C" w:rsidRPr="00F960C0" w:rsidRDefault="00454794">
            <w:pPr>
              <w:spacing w:line="480" w:lineRule="auto"/>
              <w:rPr>
                <w:b/>
                <w:color w:val="000000"/>
              </w:rPr>
            </w:pPr>
            <w:r w:rsidRPr="00F960C0">
              <w:rPr>
                <w:b/>
                <w:color w:val="000000"/>
              </w:rPr>
              <w:t>Elk</w:t>
            </w:r>
          </w:p>
        </w:tc>
        <w:tc>
          <w:tcPr>
            <w:tcW w:w="1761" w:type="dxa"/>
          </w:tcPr>
          <w:p w14:paraId="000002B5" w14:textId="77777777" w:rsidR="00760A7C" w:rsidRPr="00F960C0" w:rsidRDefault="00760A7C">
            <w:pPr>
              <w:spacing w:line="480" w:lineRule="auto"/>
              <w:rPr>
                <w:color w:val="000000"/>
              </w:rPr>
            </w:pPr>
          </w:p>
        </w:tc>
        <w:tc>
          <w:tcPr>
            <w:tcW w:w="1976" w:type="dxa"/>
          </w:tcPr>
          <w:p w14:paraId="000002B6" w14:textId="77777777" w:rsidR="00760A7C" w:rsidRPr="00F960C0" w:rsidRDefault="00760A7C">
            <w:pPr>
              <w:spacing w:line="480" w:lineRule="auto"/>
              <w:rPr>
                <w:b/>
                <w:color w:val="000000"/>
              </w:rPr>
            </w:pPr>
          </w:p>
        </w:tc>
        <w:tc>
          <w:tcPr>
            <w:tcW w:w="1761" w:type="dxa"/>
          </w:tcPr>
          <w:p w14:paraId="000002B7" w14:textId="77777777" w:rsidR="00760A7C" w:rsidRPr="00F960C0" w:rsidRDefault="00760A7C">
            <w:pPr>
              <w:spacing w:line="480" w:lineRule="auto"/>
              <w:rPr>
                <w:b/>
                <w:color w:val="000000"/>
              </w:rPr>
            </w:pPr>
          </w:p>
        </w:tc>
        <w:tc>
          <w:tcPr>
            <w:tcW w:w="1976" w:type="dxa"/>
          </w:tcPr>
          <w:p w14:paraId="000002B8" w14:textId="77777777" w:rsidR="00760A7C" w:rsidRPr="00F960C0" w:rsidRDefault="00760A7C">
            <w:pPr>
              <w:spacing w:line="480" w:lineRule="auto"/>
              <w:rPr>
                <w:b/>
                <w:color w:val="000000"/>
              </w:rPr>
            </w:pPr>
          </w:p>
        </w:tc>
      </w:tr>
      <w:tr w:rsidR="00760A7C" w:rsidRPr="00F960C0" w14:paraId="1DA615B8" w14:textId="77777777">
        <w:tc>
          <w:tcPr>
            <w:tcW w:w="1876" w:type="dxa"/>
          </w:tcPr>
          <w:p w14:paraId="000002B9" w14:textId="77777777" w:rsidR="00760A7C" w:rsidRPr="00F960C0" w:rsidRDefault="00454794">
            <w:pPr>
              <w:spacing w:line="480" w:lineRule="auto"/>
              <w:rPr>
                <w:b/>
                <w:color w:val="000000"/>
              </w:rPr>
            </w:pPr>
            <w:r w:rsidRPr="00F960C0">
              <w:rPr>
                <w:b/>
                <w:color w:val="000000"/>
              </w:rPr>
              <w:t>Moose</w:t>
            </w:r>
          </w:p>
        </w:tc>
        <w:tc>
          <w:tcPr>
            <w:tcW w:w="1761" w:type="dxa"/>
          </w:tcPr>
          <w:p w14:paraId="000002BA" w14:textId="77777777" w:rsidR="00760A7C" w:rsidRPr="00F960C0" w:rsidRDefault="00760A7C">
            <w:pPr>
              <w:spacing w:line="480" w:lineRule="auto"/>
              <w:rPr>
                <w:color w:val="000000"/>
              </w:rPr>
            </w:pPr>
          </w:p>
        </w:tc>
        <w:tc>
          <w:tcPr>
            <w:tcW w:w="1976" w:type="dxa"/>
          </w:tcPr>
          <w:p w14:paraId="000002BB" w14:textId="77777777" w:rsidR="00760A7C" w:rsidRPr="00F960C0" w:rsidRDefault="00760A7C">
            <w:pPr>
              <w:spacing w:line="480" w:lineRule="auto"/>
              <w:rPr>
                <w:b/>
                <w:color w:val="000000"/>
              </w:rPr>
            </w:pPr>
          </w:p>
        </w:tc>
        <w:tc>
          <w:tcPr>
            <w:tcW w:w="1761" w:type="dxa"/>
          </w:tcPr>
          <w:p w14:paraId="000002BC" w14:textId="77777777" w:rsidR="00760A7C" w:rsidRPr="00F960C0" w:rsidRDefault="00760A7C">
            <w:pPr>
              <w:spacing w:line="480" w:lineRule="auto"/>
              <w:rPr>
                <w:b/>
                <w:color w:val="000000"/>
              </w:rPr>
            </w:pPr>
          </w:p>
        </w:tc>
        <w:tc>
          <w:tcPr>
            <w:tcW w:w="1976" w:type="dxa"/>
          </w:tcPr>
          <w:p w14:paraId="000002BD" w14:textId="77777777" w:rsidR="00760A7C" w:rsidRPr="00F960C0" w:rsidRDefault="00760A7C">
            <w:pPr>
              <w:spacing w:line="480" w:lineRule="auto"/>
              <w:rPr>
                <w:b/>
                <w:color w:val="000000"/>
              </w:rPr>
            </w:pPr>
          </w:p>
        </w:tc>
      </w:tr>
      <w:tr w:rsidR="00760A7C" w:rsidRPr="00F960C0" w14:paraId="079BE467" w14:textId="77777777">
        <w:tc>
          <w:tcPr>
            <w:tcW w:w="1876" w:type="dxa"/>
          </w:tcPr>
          <w:p w14:paraId="000002BE" w14:textId="77777777" w:rsidR="00760A7C" w:rsidRPr="00F960C0" w:rsidRDefault="00454794">
            <w:pPr>
              <w:spacing w:line="480" w:lineRule="auto"/>
              <w:rPr>
                <w:b/>
                <w:color w:val="000000"/>
              </w:rPr>
            </w:pPr>
            <w:r w:rsidRPr="00F960C0">
              <w:rPr>
                <w:b/>
                <w:color w:val="000000"/>
              </w:rPr>
              <w:t>Black Bear</w:t>
            </w:r>
          </w:p>
        </w:tc>
        <w:tc>
          <w:tcPr>
            <w:tcW w:w="1761" w:type="dxa"/>
          </w:tcPr>
          <w:p w14:paraId="000002BF" w14:textId="77777777" w:rsidR="00760A7C" w:rsidRPr="00F960C0" w:rsidRDefault="00760A7C">
            <w:pPr>
              <w:spacing w:line="480" w:lineRule="auto"/>
              <w:rPr>
                <w:color w:val="000000"/>
              </w:rPr>
            </w:pPr>
          </w:p>
        </w:tc>
        <w:tc>
          <w:tcPr>
            <w:tcW w:w="1976" w:type="dxa"/>
          </w:tcPr>
          <w:p w14:paraId="000002C0" w14:textId="77777777" w:rsidR="00760A7C" w:rsidRPr="00F960C0" w:rsidRDefault="00760A7C">
            <w:pPr>
              <w:spacing w:line="480" w:lineRule="auto"/>
              <w:rPr>
                <w:b/>
                <w:color w:val="000000"/>
              </w:rPr>
            </w:pPr>
          </w:p>
        </w:tc>
        <w:tc>
          <w:tcPr>
            <w:tcW w:w="1761" w:type="dxa"/>
          </w:tcPr>
          <w:p w14:paraId="000002C1" w14:textId="77777777" w:rsidR="00760A7C" w:rsidRPr="00F960C0" w:rsidRDefault="00760A7C">
            <w:pPr>
              <w:spacing w:line="480" w:lineRule="auto"/>
              <w:rPr>
                <w:b/>
                <w:color w:val="000000"/>
              </w:rPr>
            </w:pPr>
          </w:p>
        </w:tc>
        <w:tc>
          <w:tcPr>
            <w:tcW w:w="1976" w:type="dxa"/>
          </w:tcPr>
          <w:p w14:paraId="000002C2" w14:textId="77777777" w:rsidR="00760A7C" w:rsidRPr="00F960C0" w:rsidRDefault="00760A7C">
            <w:pPr>
              <w:spacing w:line="480" w:lineRule="auto"/>
              <w:rPr>
                <w:b/>
                <w:color w:val="000000"/>
              </w:rPr>
            </w:pPr>
          </w:p>
        </w:tc>
      </w:tr>
      <w:tr w:rsidR="00760A7C" w:rsidRPr="00F960C0" w14:paraId="0295EB82" w14:textId="77777777">
        <w:tc>
          <w:tcPr>
            <w:tcW w:w="1876" w:type="dxa"/>
          </w:tcPr>
          <w:p w14:paraId="000002C3" w14:textId="77777777" w:rsidR="00760A7C" w:rsidRPr="00F960C0" w:rsidRDefault="00454794">
            <w:pPr>
              <w:spacing w:line="480" w:lineRule="auto"/>
              <w:rPr>
                <w:b/>
                <w:color w:val="000000"/>
              </w:rPr>
            </w:pPr>
            <w:r w:rsidRPr="00F960C0">
              <w:rPr>
                <w:b/>
                <w:color w:val="000000"/>
              </w:rPr>
              <w:t>Grizzly Bear</w:t>
            </w:r>
          </w:p>
        </w:tc>
        <w:tc>
          <w:tcPr>
            <w:tcW w:w="1761" w:type="dxa"/>
          </w:tcPr>
          <w:p w14:paraId="000002C4" w14:textId="77777777" w:rsidR="00760A7C" w:rsidRPr="00F960C0" w:rsidRDefault="00760A7C">
            <w:pPr>
              <w:spacing w:line="480" w:lineRule="auto"/>
              <w:rPr>
                <w:color w:val="000000"/>
              </w:rPr>
            </w:pPr>
          </w:p>
        </w:tc>
        <w:tc>
          <w:tcPr>
            <w:tcW w:w="1976" w:type="dxa"/>
          </w:tcPr>
          <w:p w14:paraId="000002C5" w14:textId="77777777" w:rsidR="00760A7C" w:rsidRPr="00F960C0" w:rsidRDefault="00760A7C">
            <w:pPr>
              <w:spacing w:line="480" w:lineRule="auto"/>
              <w:rPr>
                <w:b/>
                <w:color w:val="000000"/>
              </w:rPr>
            </w:pPr>
          </w:p>
        </w:tc>
        <w:tc>
          <w:tcPr>
            <w:tcW w:w="1761" w:type="dxa"/>
          </w:tcPr>
          <w:p w14:paraId="000002C6" w14:textId="77777777" w:rsidR="00760A7C" w:rsidRPr="00F960C0" w:rsidRDefault="00760A7C">
            <w:pPr>
              <w:spacing w:line="480" w:lineRule="auto"/>
              <w:rPr>
                <w:b/>
                <w:color w:val="000000"/>
              </w:rPr>
            </w:pPr>
          </w:p>
        </w:tc>
        <w:tc>
          <w:tcPr>
            <w:tcW w:w="1976" w:type="dxa"/>
          </w:tcPr>
          <w:p w14:paraId="000002C7" w14:textId="77777777" w:rsidR="00760A7C" w:rsidRPr="00F960C0" w:rsidRDefault="00760A7C">
            <w:pPr>
              <w:spacing w:line="480" w:lineRule="auto"/>
              <w:rPr>
                <w:b/>
                <w:color w:val="000000"/>
              </w:rPr>
            </w:pPr>
          </w:p>
        </w:tc>
      </w:tr>
      <w:tr w:rsidR="00760A7C" w:rsidRPr="00F960C0" w14:paraId="4C789485" w14:textId="77777777">
        <w:tc>
          <w:tcPr>
            <w:tcW w:w="1876" w:type="dxa"/>
          </w:tcPr>
          <w:p w14:paraId="000002C8" w14:textId="77777777" w:rsidR="00760A7C" w:rsidRPr="00F960C0" w:rsidRDefault="00454794">
            <w:pPr>
              <w:spacing w:line="480" w:lineRule="auto"/>
              <w:rPr>
                <w:b/>
                <w:color w:val="000000"/>
              </w:rPr>
            </w:pPr>
            <w:r w:rsidRPr="00F960C0">
              <w:rPr>
                <w:b/>
                <w:color w:val="000000"/>
              </w:rPr>
              <w:t>Cougar</w:t>
            </w:r>
          </w:p>
        </w:tc>
        <w:tc>
          <w:tcPr>
            <w:tcW w:w="1761" w:type="dxa"/>
          </w:tcPr>
          <w:p w14:paraId="000002C9" w14:textId="77777777" w:rsidR="00760A7C" w:rsidRPr="00F960C0" w:rsidRDefault="00760A7C">
            <w:pPr>
              <w:spacing w:line="480" w:lineRule="auto"/>
              <w:rPr>
                <w:color w:val="000000"/>
              </w:rPr>
            </w:pPr>
          </w:p>
        </w:tc>
        <w:tc>
          <w:tcPr>
            <w:tcW w:w="1976" w:type="dxa"/>
          </w:tcPr>
          <w:p w14:paraId="000002CA" w14:textId="77777777" w:rsidR="00760A7C" w:rsidRPr="00F960C0" w:rsidRDefault="00760A7C">
            <w:pPr>
              <w:spacing w:line="480" w:lineRule="auto"/>
              <w:rPr>
                <w:b/>
                <w:color w:val="000000"/>
              </w:rPr>
            </w:pPr>
          </w:p>
        </w:tc>
        <w:tc>
          <w:tcPr>
            <w:tcW w:w="1761" w:type="dxa"/>
          </w:tcPr>
          <w:p w14:paraId="000002CB" w14:textId="77777777" w:rsidR="00760A7C" w:rsidRPr="00F960C0" w:rsidRDefault="00760A7C">
            <w:pPr>
              <w:spacing w:line="480" w:lineRule="auto"/>
              <w:rPr>
                <w:b/>
                <w:color w:val="000000"/>
              </w:rPr>
            </w:pPr>
          </w:p>
        </w:tc>
        <w:tc>
          <w:tcPr>
            <w:tcW w:w="1976" w:type="dxa"/>
          </w:tcPr>
          <w:p w14:paraId="000002CC" w14:textId="77777777" w:rsidR="00760A7C" w:rsidRPr="00F960C0" w:rsidRDefault="00760A7C">
            <w:pPr>
              <w:spacing w:line="480" w:lineRule="auto"/>
              <w:rPr>
                <w:b/>
                <w:color w:val="000000"/>
              </w:rPr>
            </w:pPr>
          </w:p>
        </w:tc>
      </w:tr>
      <w:tr w:rsidR="00760A7C" w:rsidRPr="00F960C0" w14:paraId="48E6984C" w14:textId="77777777">
        <w:tc>
          <w:tcPr>
            <w:tcW w:w="1876" w:type="dxa"/>
          </w:tcPr>
          <w:p w14:paraId="000002CD" w14:textId="3468A685" w:rsidR="00760A7C" w:rsidRPr="00F960C0" w:rsidRDefault="00454794">
            <w:pPr>
              <w:spacing w:line="480" w:lineRule="auto"/>
              <w:rPr>
                <w:b/>
                <w:color w:val="000000"/>
              </w:rPr>
            </w:pPr>
            <w:r w:rsidRPr="00F960C0">
              <w:rPr>
                <w:b/>
                <w:color w:val="000000"/>
              </w:rPr>
              <w:t>Big</w:t>
            </w:r>
            <w:r w:rsidR="001872A8">
              <w:rPr>
                <w:b/>
                <w:color w:val="000000"/>
              </w:rPr>
              <w:t>horn</w:t>
            </w:r>
            <w:r w:rsidRPr="00F960C0">
              <w:rPr>
                <w:b/>
                <w:color w:val="000000"/>
              </w:rPr>
              <w:t xml:space="preserve"> Sheep</w:t>
            </w:r>
          </w:p>
        </w:tc>
        <w:tc>
          <w:tcPr>
            <w:tcW w:w="1761" w:type="dxa"/>
          </w:tcPr>
          <w:p w14:paraId="000002CE" w14:textId="77777777" w:rsidR="00760A7C" w:rsidRPr="00F960C0" w:rsidRDefault="00760A7C">
            <w:pPr>
              <w:spacing w:line="480" w:lineRule="auto"/>
              <w:rPr>
                <w:color w:val="000000"/>
              </w:rPr>
            </w:pPr>
          </w:p>
        </w:tc>
        <w:tc>
          <w:tcPr>
            <w:tcW w:w="1976" w:type="dxa"/>
          </w:tcPr>
          <w:p w14:paraId="000002CF" w14:textId="77777777" w:rsidR="00760A7C" w:rsidRPr="00F960C0" w:rsidRDefault="00760A7C">
            <w:pPr>
              <w:spacing w:line="480" w:lineRule="auto"/>
              <w:rPr>
                <w:b/>
                <w:color w:val="000000"/>
              </w:rPr>
            </w:pPr>
          </w:p>
        </w:tc>
        <w:tc>
          <w:tcPr>
            <w:tcW w:w="1761" w:type="dxa"/>
          </w:tcPr>
          <w:p w14:paraId="000002D0" w14:textId="77777777" w:rsidR="00760A7C" w:rsidRPr="00F960C0" w:rsidRDefault="00760A7C">
            <w:pPr>
              <w:spacing w:line="480" w:lineRule="auto"/>
              <w:rPr>
                <w:b/>
                <w:color w:val="000000"/>
              </w:rPr>
            </w:pPr>
          </w:p>
        </w:tc>
        <w:tc>
          <w:tcPr>
            <w:tcW w:w="1976" w:type="dxa"/>
          </w:tcPr>
          <w:p w14:paraId="000002D1" w14:textId="77777777" w:rsidR="00760A7C" w:rsidRPr="00F960C0" w:rsidRDefault="00760A7C">
            <w:pPr>
              <w:spacing w:line="480" w:lineRule="auto"/>
              <w:rPr>
                <w:b/>
                <w:color w:val="000000"/>
              </w:rPr>
            </w:pPr>
          </w:p>
        </w:tc>
      </w:tr>
      <w:tr w:rsidR="00760A7C" w:rsidRPr="00F960C0" w14:paraId="516D6E41" w14:textId="77777777">
        <w:tc>
          <w:tcPr>
            <w:tcW w:w="1876" w:type="dxa"/>
          </w:tcPr>
          <w:p w14:paraId="000002D2" w14:textId="77777777" w:rsidR="00760A7C" w:rsidRPr="00F960C0" w:rsidRDefault="00454794">
            <w:pPr>
              <w:spacing w:line="480" w:lineRule="auto"/>
              <w:rPr>
                <w:b/>
                <w:color w:val="000000"/>
              </w:rPr>
            </w:pPr>
            <w:r w:rsidRPr="00F960C0">
              <w:rPr>
                <w:b/>
                <w:color w:val="000000"/>
              </w:rPr>
              <w:t>Wolf</w:t>
            </w:r>
          </w:p>
        </w:tc>
        <w:tc>
          <w:tcPr>
            <w:tcW w:w="1761" w:type="dxa"/>
          </w:tcPr>
          <w:p w14:paraId="000002D3" w14:textId="77777777" w:rsidR="00760A7C" w:rsidRPr="00F960C0" w:rsidRDefault="00760A7C">
            <w:pPr>
              <w:spacing w:line="480" w:lineRule="auto"/>
              <w:rPr>
                <w:color w:val="000000"/>
              </w:rPr>
            </w:pPr>
          </w:p>
        </w:tc>
        <w:tc>
          <w:tcPr>
            <w:tcW w:w="1976" w:type="dxa"/>
          </w:tcPr>
          <w:p w14:paraId="000002D4" w14:textId="77777777" w:rsidR="00760A7C" w:rsidRPr="00F960C0" w:rsidRDefault="00760A7C">
            <w:pPr>
              <w:spacing w:line="480" w:lineRule="auto"/>
              <w:rPr>
                <w:b/>
                <w:color w:val="000000"/>
              </w:rPr>
            </w:pPr>
          </w:p>
        </w:tc>
        <w:tc>
          <w:tcPr>
            <w:tcW w:w="1761" w:type="dxa"/>
          </w:tcPr>
          <w:p w14:paraId="000002D5" w14:textId="77777777" w:rsidR="00760A7C" w:rsidRPr="00F960C0" w:rsidRDefault="00760A7C">
            <w:pPr>
              <w:spacing w:line="480" w:lineRule="auto"/>
              <w:rPr>
                <w:b/>
                <w:color w:val="000000"/>
              </w:rPr>
            </w:pPr>
          </w:p>
        </w:tc>
        <w:tc>
          <w:tcPr>
            <w:tcW w:w="1976" w:type="dxa"/>
          </w:tcPr>
          <w:p w14:paraId="000002D6" w14:textId="77777777" w:rsidR="00760A7C" w:rsidRPr="00F960C0" w:rsidRDefault="00760A7C">
            <w:pPr>
              <w:spacing w:line="480" w:lineRule="auto"/>
              <w:rPr>
                <w:b/>
                <w:color w:val="000000"/>
              </w:rPr>
            </w:pPr>
          </w:p>
        </w:tc>
      </w:tr>
      <w:tr w:rsidR="00760A7C" w:rsidRPr="00F960C0" w14:paraId="6E2B9ADD" w14:textId="77777777">
        <w:tc>
          <w:tcPr>
            <w:tcW w:w="1876" w:type="dxa"/>
          </w:tcPr>
          <w:p w14:paraId="000002D7" w14:textId="77777777" w:rsidR="00760A7C" w:rsidRPr="00F960C0" w:rsidRDefault="00454794">
            <w:pPr>
              <w:spacing w:line="480" w:lineRule="auto"/>
              <w:rPr>
                <w:b/>
                <w:color w:val="000000"/>
              </w:rPr>
            </w:pPr>
            <w:r w:rsidRPr="00F960C0">
              <w:rPr>
                <w:b/>
                <w:color w:val="000000"/>
              </w:rPr>
              <w:t>Coyote</w:t>
            </w:r>
          </w:p>
        </w:tc>
        <w:tc>
          <w:tcPr>
            <w:tcW w:w="1761" w:type="dxa"/>
          </w:tcPr>
          <w:p w14:paraId="000002D8" w14:textId="77777777" w:rsidR="00760A7C" w:rsidRPr="00F960C0" w:rsidRDefault="00760A7C">
            <w:pPr>
              <w:spacing w:line="480" w:lineRule="auto"/>
              <w:rPr>
                <w:color w:val="000000"/>
              </w:rPr>
            </w:pPr>
          </w:p>
        </w:tc>
        <w:tc>
          <w:tcPr>
            <w:tcW w:w="1976" w:type="dxa"/>
          </w:tcPr>
          <w:p w14:paraId="000002D9" w14:textId="77777777" w:rsidR="00760A7C" w:rsidRPr="00F960C0" w:rsidRDefault="00760A7C">
            <w:pPr>
              <w:spacing w:line="480" w:lineRule="auto"/>
              <w:rPr>
                <w:b/>
                <w:color w:val="000000"/>
              </w:rPr>
            </w:pPr>
          </w:p>
        </w:tc>
        <w:tc>
          <w:tcPr>
            <w:tcW w:w="1761" w:type="dxa"/>
          </w:tcPr>
          <w:p w14:paraId="000002DA" w14:textId="77777777" w:rsidR="00760A7C" w:rsidRPr="00F960C0" w:rsidRDefault="00760A7C">
            <w:pPr>
              <w:spacing w:line="480" w:lineRule="auto"/>
              <w:rPr>
                <w:b/>
                <w:color w:val="000000"/>
              </w:rPr>
            </w:pPr>
          </w:p>
        </w:tc>
        <w:tc>
          <w:tcPr>
            <w:tcW w:w="1976" w:type="dxa"/>
          </w:tcPr>
          <w:p w14:paraId="000002DB" w14:textId="77777777" w:rsidR="00760A7C" w:rsidRPr="00F960C0" w:rsidRDefault="00760A7C">
            <w:pPr>
              <w:spacing w:line="480" w:lineRule="auto"/>
              <w:rPr>
                <w:b/>
                <w:color w:val="000000"/>
              </w:rPr>
            </w:pPr>
          </w:p>
        </w:tc>
      </w:tr>
    </w:tbl>
    <w:commentRangeEnd w:id="321"/>
    <w:p w14:paraId="000002DC" w14:textId="77777777" w:rsidR="00760A7C" w:rsidRPr="00F960C0" w:rsidRDefault="00454794">
      <w:pPr>
        <w:spacing w:line="480" w:lineRule="auto"/>
        <w:rPr>
          <w:b/>
          <w:color w:val="000000"/>
        </w:rPr>
      </w:pPr>
      <w:r w:rsidRPr="00F960C0">
        <w:commentReference w:id="321"/>
      </w:r>
    </w:p>
    <w:p w14:paraId="000002DD" w14:textId="77777777" w:rsidR="00760A7C" w:rsidRPr="00F960C0" w:rsidRDefault="00760A7C">
      <w:pPr>
        <w:spacing w:line="480" w:lineRule="auto"/>
        <w:rPr>
          <w:b/>
          <w:color w:val="000000"/>
        </w:rPr>
      </w:pPr>
    </w:p>
    <w:p w14:paraId="000002DE" w14:textId="77777777" w:rsidR="00760A7C" w:rsidRPr="00F960C0" w:rsidRDefault="00760A7C">
      <w:pPr>
        <w:spacing w:line="480" w:lineRule="auto"/>
        <w:rPr>
          <w:b/>
          <w:color w:val="000000"/>
        </w:rPr>
      </w:pPr>
    </w:p>
    <w:p w14:paraId="000002DF" w14:textId="77777777" w:rsidR="00760A7C" w:rsidRPr="00F960C0" w:rsidRDefault="00760A7C">
      <w:pPr>
        <w:spacing w:line="480" w:lineRule="auto"/>
        <w:rPr>
          <w:b/>
          <w:color w:val="000000"/>
        </w:rPr>
      </w:pPr>
    </w:p>
    <w:p w14:paraId="000002EF" w14:textId="4A0F1439" w:rsidR="00760A7C" w:rsidRDefault="00760A7C">
      <w:pPr>
        <w:spacing w:line="480" w:lineRule="auto"/>
        <w:rPr>
          <w:b/>
          <w:color w:val="000000"/>
        </w:rPr>
      </w:pPr>
    </w:p>
    <w:p w14:paraId="3F879FA1" w14:textId="5103C3EC" w:rsidR="00C7510F" w:rsidRDefault="00C7510F">
      <w:pPr>
        <w:spacing w:line="480" w:lineRule="auto"/>
        <w:rPr>
          <w:b/>
          <w:color w:val="000000"/>
        </w:rPr>
      </w:pPr>
    </w:p>
    <w:p w14:paraId="188005CF" w14:textId="2DC912A3" w:rsidR="00C7510F" w:rsidRDefault="00C7510F">
      <w:pPr>
        <w:spacing w:line="480" w:lineRule="auto"/>
        <w:rPr>
          <w:b/>
          <w:color w:val="000000"/>
        </w:rPr>
      </w:pPr>
    </w:p>
    <w:p w14:paraId="15DCB449" w14:textId="77777777" w:rsidR="001872A8" w:rsidRDefault="001872A8">
      <w:pPr>
        <w:spacing w:line="480" w:lineRule="auto"/>
        <w:rPr>
          <w:b/>
          <w:color w:val="000000"/>
        </w:rPr>
      </w:pPr>
    </w:p>
    <w:p w14:paraId="75A12015" w14:textId="38C59A14" w:rsidR="00C7510F" w:rsidRDefault="00C7510F">
      <w:pPr>
        <w:spacing w:line="480" w:lineRule="auto"/>
        <w:rPr>
          <w:b/>
          <w:color w:val="000000"/>
        </w:rPr>
      </w:pPr>
      <w:r>
        <w:rPr>
          <w:b/>
          <w:color w:val="000000"/>
        </w:rPr>
        <w:t>Appendix B</w:t>
      </w:r>
    </w:p>
    <w:p w14:paraId="0FB4BEAB" w14:textId="34B99649" w:rsidR="00C7510F" w:rsidRPr="00C7510F" w:rsidRDefault="00C7510F">
      <w:pPr>
        <w:spacing w:line="480" w:lineRule="auto"/>
        <w:rPr>
          <w:color w:val="000000"/>
        </w:rPr>
      </w:pPr>
      <w:r>
        <w:rPr>
          <w:b/>
          <w:color w:val="000000"/>
        </w:rPr>
        <w:lastRenderedPageBreak/>
        <w:t xml:space="preserve">Table </w:t>
      </w:r>
      <w:r w:rsidR="00F52C78">
        <w:rPr>
          <w:b/>
          <w:color w:val="000000"/>
        </w:rPr>
        <w:t>B.1</w:t>
      </w:r>
      <w:r>
        <w:rPr>
          <w:b/>
          <w:color w:val="000000"/>
        </w:rPr>
        <w:t xml:space="preserve">: </w:t>
      </w:r>
      <w:r>
        <w:rPr>
          <w:color w:val="000000"/>
        </w:rPr>
        <w:t xml:space="preserve">Test measurements from </w:t>
      </w:r>
      <w:r w:rsidR="00837637">
        <w:rPr>
          <w:color w:val="000000"/>
        </w:rPr>
        <w:t>professional or collegiate f</w:t>
      </w:r>
      <w:r>
        <w:rPr>
          <w:color w:val="000000"/>
        </w:rPr>
        <w:t xml:space="preserve">ootball </w:t>
      </w:r>
      <w:r w:rsidR="00837637">
        <w:rPr>
          <w:color w:val="000000"/>
        </w:rPr>
        <w:t>s</w:t>
      </w:r>
      <w:r>
        <w:rPr>
          <w:color w:val="000000"/>
        </w:rPr>
        <w:t xml:space="preserve">tadiums across the continental U.S.A. to determine relative error of </w:t>
      </w:r>
      <w:r w:rsidR="001872A8">
        <w:rPr>
          <w:color w:val="000000"/>
        </w:rPr>
        <w:t xml:space="preserve">measurements made using the ruler tool in </w:t>
      </w:r>
      <w:r w:rsidR="001872A8" w:rsidRPr="00F960C0">
        <w:rPr>
          <w:color w:val="000000"/>
        </w:rPr>
        <w:t xml:space="preserve">Google Earth Pro </w:t>
      </w:r>
      <w:r w:rsidR="001872A8">
        <w:rPr>
          <w:color w:val="000000"/>
        </w:rPr>
        <w:t>7.3.4.8573 (64-bit).</w:t>
      </w:r>
    </w:p>
    <w:tbl>
      <w:tblPr>
        <w:tblStyle w:val="af"/>
        <w:tblW w:w="7938" w:type="dxa"/>
        <w:tblInd w:w="-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646"/>
        <w:gridCol w:w="2646"/>
        <w:gridCol w:w="2646"/>
      </w:tblGrid>
      <w:tr w:rsidR="00760A7C" w:rsidRPr="00F960C0" w14:paraId="663D4B74" w14:textId="77777777">
        <w:trPr>
          <w:trHeight w:val="290"/>
        </w:trPr>
        <w:tc>
          <w:tcPr>
            <w:tcW w:w="2646" w:type="dxa"/>
          </w:tcPr>
          <w:p w14:paraId="000002F0" w14:textId="580AFE2B" w:rsidR="00760A7C" w:rsidRPr="00F960C0" w:rsidRDefault="00454794">
            <w:pPr>
              <w:spacing w:line="480" w:lineRule="auto"/>
              <w:rPr>
                <w:b/>
                <w:color w:val="000000"/>
              </w:rPr>
            </w:pPr>
            <w:r w:rsidRPr="00F960C0">
              <w:rPr>
                <w:b/>
                <w:color w:val="000000"/>
              </w:rPr>
              <w:t>Stadium Name</w:t>
            </w:r>
          </w:p>
        </w:tc>
        <w:tc>
          <w:tcPr>
            <w:tcW w:w="2646" w:type="dxa"/>
          </w:tcPr>
          <w:p w14:paraId="000002F1" w14:textId="77777777" w:rsidR="00760A7C" w:rsidRPr="00F960C0" w:rsidRDefault="00454794">
            <w:pPr>
              <w:spacing w:line="480" w:lineRule="auto"/>
              <w:rPr>
                <w:b/>
                <w:color w:val="000000"/>
              </w:rPr>
            </w:pPr>
            <w:r w:rsidRPr="00F960C0">
              <w:rPr>
                <w:b/>
                <w:color w:val="000000"/>
              </w:rPr>
              <w:t>Location</w:t>
            </w:r>
          </w:p>
        </w:tc>
        <w:tc>
          <w:tcPr>
            <w:tcW w:w="2646" w:type="dxa"/>
          </w:tcPr>
          <w:p w14:paraId="000002F2" w14:textId="77777777" w:rsidR="00760A7C" w:rsidRPr="00F960C0" w:rsidRDefault="00454794">
            <w:pPr>
              <w:spacing w:line="480" w:lineRule="auto"/>
              <w:rPr>
                <w:b/>
                <w:color w:val="000000"/>
              </w:rPr>
            </w:pPr>
            <w:r w:rsidRPr="00F960C0">
              <w:rPr>
                <w:b/>
                <w:color w:val="000000"/>
              </w:rPr>
              <w:t>Length(m) measured using Google Earth path tool</w:t>
            </w:r>
          </w:p>
        </w:tc>
      </w:tr>
      <w:tr w:rsidR="00760A7C" w:rsidRPr="00F960C0" w14:paraId="58849308" w14:textId="77777777">
        <w:trPr>
          <w:trHeight w:val="290"/>
        </w:trPr>
        <w:tc>
          <w:tcPr>
            <w:tcW w:w="2646" w:type="dxa"/>
          </w:tcPr>
          <w:p w14:paraId="000002F3" w14:textId="77777777" w:rsidR="00760A7C" w:rsidRPr="00F960C0" w:rsidRDefault="00454794">
            <w:pPr>
              <w:spacing w:line="480" w:lineRule="auto"/>
              <w:rPr>
                <w:color w:val="000000"/>
              </w:rPr>
            </w:pPr>
            <w:r w:rsidRPr="00F960C0">
              <w:rPr>
                <w:color w:val="000000"/>
              </w:rPr>
              <w:t>Empower Field at Mile High</w:t>
            </w:r>
          </w:p>
        </w:tc>
        <w:tc>
          <w:tcPr>
            <w:tcW w:w="2646" w:type="dxa"/>
          </w:tcPr>
          <w:p w14:paraId="000002F4" w14:textId="77777777" w:rsidR="00760A7C" w:rsidRPr="00F960C0" w:rsidRDefault="00454794">
            <w:pPr>
              <w:spacing w:line="480" w:lineRule="auto"/>
              <w:rPr>
                <w:color w:val="000000"/>
              </w:rPr>
            </w:pPr>
            <w:r w:rsidRPr="00F960C0">
              <w:rPr>
                <w:color w:val="000000"/>
              </w:rPr>
              <w:t>Denver, CO</w:t>
            </w:r>
          </w:p>
        </w:tc>
        <w:tc>
          <w:tcPr>
            <w:tcW w:w="2646" w:type="dxa"/>
          </w:tcPr>
          <w:p w14:paraId="000002F5" w14:textId="77777777" w:rsidR="00760A7C" w:rsidRPr="00F960C0" w:rsidRDefault="00454794">
            <w:pPr>
              <w:spacing w:line="480" w:lineRule="auto"/>
              <w:rPr>
                <w:color w:val="000000"/>
              </w:rPr>
            </w:pPr>
            <w:r w:rsidRPr="00F960C0">
              <w:rPr>
                <w:color w:val="000000"/>
              </w:rPr>
              <w:t>91.8</w:t>
            </w:r>
          </w:p>
        </w:tc>
      </w:tr>
      <w:tr w:rsidR="00760A7C" w:rsidRPr="00F960C0" w14:paraId="71097757" w14:textId="77777777">
        <w:trPr>
          <w:trHeight w:val="290"/>
        </w:trPr>
        <w:tc>
          <w:tcPr>
            <w:tcW w:w="2646" w:type="dxa"/>
          </w:tcPr>
          <w:p w14:paraId="000002F6" w14:textId="77777777" w:rsidR="00760A7C" w:rsidRPr="00F960C0" w:rsidRDefault="00454794">
            <w:pPr>
              <w:spacing w:line="480" w:lineRule="auto"/>
              <w:rPr>
                <w:color w:val="000000"/>
              </w:rPr>
            </w:pPr>
            <w:proofErr w:type="spellStart"/>
            <w:r w:rsidRPr="00F960C0">
              <w:rPr>
                <w:color w:val="000000"/>
              </w:rPr>
              <w:t>FedExField</w:t>
            </w:r>
            <w:proofErr w:type="spellEnd"/>
          </w:p>
        </w:tc>
        <w:tc>
          <w:tcPr>
            <w:tcW w:w="2646" w:type="dxa"/>
          </w:tcPr>
          <w:p w14:paraId="000002F7" w14:textId="77777777" w:rsidR="00760A7C" w:rsidRPr="00F960C0" w:rsidRDefault="00454794">
            <w:pPr>
              <w:spacing w:line="480" w:lineRule="auto"/>
              <w:rPr>
                <w:color w:val="000000"/>
              </w:rPr>
            </w:pPr>
            <w:r w:rsidRPr="00F960C0">
              <w:rPr>
                <w:color w:val="000000"/>
              </w:rPr>
              <w:t>Landover, Maryland</w:t>
            </w:r>
          </w:p>
        </w:tc>
        <w:tc>
          <w:tcPr>
            <w:tcW w:w="2646" w:type="dxa"/>
          </w:tcPr>
          <w:p w14:paraId="000002F8" w14:textId="77777777" w:rsidR="00760A7C" w:rsidRPr="00F960C0" w:rsidRDefault="00454794">
            <w:pPr>
              <w:spacing w:line="480" w:lineRule="auto"/>
              <w:rPr>
                <w:color w:val="000000"/>
              </w:rPr>
            </w:pPr>
            <w:r w:rsidRPr="00F960C0">
              <w:rPr>
                <w:color w:val="000000"/>
              </w:rPr>
              <w:t>91.7</w:t>
            </w:r>
          </w:p>
        </w:tc>
      </w:tr>
      <w:tr w:rsidR="00760A7C" w:rsidRPr="00F960C0" w14:paraId="133431DB" w14:textId="77777777">
        <w:trPr>
          <w:trHeight w:val="290"/>
        </w:trPr>
        <w:tc>
          <w:tcPr>
            <w:tcW w:w="2646" w:type="dxa"/>
          </w:tcPr>
          <w:p w14:paraId="000002F9" w14:textId="77777777" w:rsidR="00760A7C" w:rsidRPr="00F960C0" w:rsidRDefault="00454794">
            <w:pPr>
              <w:spacing w:line="480" w:lineRule="auto"/>
              <w:rPr>
                <w:color w:val="000000"/>
              </w:rPr>
            </w:pPr>
            <w:r w:rsidRPr="00F960C0">
              <w:rPr>
                <w:color w:val="000000"/>
              </w:rPr>
              <w:t>FirstEnergy Stadium</w:t>
            </w:r>
          </w:p>
        </w:tc>
        <w:tc>
          <w:tcPr>
            <w:tcW w:w="2646" w:type="dxa"/>
          </w:tcPr>
          <w:p w14:paraId="000002FA" w14:textId="77777777" w:rsidR="00760A7C" w:rsidRPr="00F960C0" w:rsidRDefault="00454794">
            <w:pPr>
              <w:spacing w:line="480" w:lineRule="auto"/>
              <w:rPr>
                <w:color w:val="000000"/>
              </w:rPr>
            </w:pPr>
            <w:r w:rsidRPr="00F960C0">
              <w:rPr>
                <w:color w:val="000000"/>
              </w:rPr>
              <w:t>Cleveland, OH</w:t>
            </w:r>
          </w:p>
        </w:tc>
        <w:tc>
          <w:tcPr>
            <w:tcW w:w="2646" w:type="dxa"/>
          </w:tcPr>
          <w:p w14:paraId="000002FB" w14:textId="77777777" w:rsidR="00760A7C" w:rsidRPr="00F960C0" w:rsidRDefault="00454794">
            <w:pPr>
              <w:spacing w:line="480" w:lineRule="auto"/>
              <w:rPr>
                <w:color w:val="000000"/>
              </w:rPr>
            </w:pPr>
            <w:r w:rsidRPr="00F960C0">
              <w:rPr>
                <w:color w:val="000000"/>
              </w:rPr>
              <w:t>91.5</w:t>
            </w:r>
          </w:p>
        </w:tc>
      </w:tr>
      <w:tr w:rsidR="00760A7C" w:rsidRPr="00F960C0" w14:paraId="54694BBD" w14:textId="77777777">
        <w:trPr>
          <w:trHeight w:val="290"/>
        </w:trPr>
        <w:tc>
          <w:tcPr>
            <w:tcW w:w="2646" w:type="dxa"/>
          </w:tcPr>
          <w:p w14:paraId="000002FC" w14:textId="77777777" w:rsidR="00760A7C" w:rsidRPr="00F960C0" w:rsidRDefault="00454794">
            <w:pPr>
              <w:spacing w:line="480" w:lineRule="auto"/>
              <w:rPr>
                <w:color w:val="000000"/>
              </w:rPr>
            </w:pPr>
            <w:r w:rsidRPr="00F960C0">
              <w:rPr>
                <w:color w:val="000000"/>
              </w:rPr>
              <w:t>Heinz Field</w:t>
            </w:r>
          </w:p>
        </w:tc>
        <w:tc>
          <w:tcPr>
            <w:tcW w:w="2646" w:type="dxa"/>
          </w:tcPr>
          <w:p w14:paraId="000002FD" w14:textId="77777777" w:rsidR="00760A7C" w:rsidRPr="00F960C0" w:rsidRDefault="00454794">
            <w:pPr>
              <w:spacing w:line="480" w:lineRule="auto"/>
              <w:rPr>
                <w:color w:val="000000"/>
              </w:rPr>
            </w:pPr>
            <w:r w:rsidRPr="00F960C0">
              <w:rPr>
                <w:color w:val="000000"/>
              </w:rPr>
              <w:t>Pittsburgh, PA</w:t>
            </w:r>
          </w:p>
        </w:tc>
        <w:tc>
          <w:tcPr>
            <w:tcW w:w="2646" w:type="dxa"/>
          </w:tcPr>
          <w:p w14:paraId="000002FE" w14:textId="77777777" w:rsidR="00760A7C" w:rsidRPr="00F960C0" w:rsidRDefault="00454794">
            <w:pPr>
              <w:spacing w:line="480" w:lineRule="auto"/>
              <w:rPr>
                <w:color w:val="000000"/>
              </w:rPr>
            </w:pPr>
            <w:r w:rsidRPr="00F960C0">
              <w:rPr>
                <w:color w:val="000000"/>
              </w:rPr>
              <w:t>91.6</w:t>
            </w:r>
          </w:p>
        </w:tc>
      </w:tr>
      <w:tr w:rsidR="00760A7C" w:rsidRPr="00F960C0" w14:paraId="668B7FCD" w14:textId="77777777">
        <w:trPr>
          <w:trHeight w:val="290"/>
        </w:trPr>
        <w:tc>
          <w:tcPr>
            <w:tcW w:w="2646" w:type="dxa"/>
          </w:tcPr>
          <w:p w14:paraId="000002FF" w14:textId="77777777" w:rsidR="00760A7C" w:rsidRPr="00F960C0" w:rsidRDefault="00454794">
            <w:pPr>
              <w:spacing w:line="480" w:lineRule="auto"/>
              <w:rPr>
                <w:color w:val="000000"/>
              </w:rPr>
            </w:pPr>
            <w:r w:rsidRPr="00F960C0">
              <w:rPr>
                <w:color w:val="000000"/>
              </w:rPr>
              <w:t>Highmark Stadium</w:t>
            </w:r>
          </w:p>
        </w:tc>
        <w:tc>
          <w:tcPr>
            <w:tcW w:w="2646" w:type="dxa"/>
          </w:tcPr>
          <w:p w14:paraId="00000300" w14:textId="77777777" w:rsidR="00760A7C" w:rsidRPr="00F960C0" w:rsidRDefault="00454794">
            <w:pPr>
              <w:spacing w:line="480" w:lineRule="auto"/>
              <w:rPr>
                <w:color w:val="000000"/>
              </w:rPr>
            </w:pPr>
            <w:r w:rsidRPr="00F960C0">
              <w:rPr>
                <w:color w:val="000000"/>
              </w:rPr>
              <w:t>Orchard Park, New York</w:t>
            </w:r>
          </w:p>
        </w:tc>
        <w:tc>
          <w:tcPr>
            <w:tcW w:w="2646" w:type="dxa"/>
          </w:tcPr>
          <w:p w14:paraId="00000301" w14:textId="77777777" w:rsidR="00760A7C" w:rsidRPr="00F960C0" w:rsidRDefault="00454794">
            <w:pPr>
              <w:spacing w:line="480" w:lineRule="auto"/>
              <w:rPr>
                <w:color w:val="000000"/>
              </w:rPr>
            </w:pPr>
            <w:r w:rsidRPr="00F960C0">
              <w:rPr>
                <w:color w:val="000000"/>
              </w:rPr>
              <w:t>91.6</w:t>
            </w:r>
          </w:p>
        </w:tc>
      </w:tr>
      <w:tr w:rsidR="00760A7C" w:rsidRPr="00F960C0" w14:paraId="10B2DC21" w14:textId="77777777">
        <w:trPr>
          <w:trHeight w:val="290"/>
        </w:trPr>
        <w:tc>
          <w:tcPr>
            <w:tcW w:w="2646" w:type="dxa"/>
          </w:tcPr>
          <w:p w14:paraId="00000302" w14:textId="77777777" w:rsidR="00760A7C" w:rsidRPr="00F960C0" w:rsidRDefault="00454794">
            <w:pPr>
              <w:spacing w:line="480" w:lineRule="auto"/>
              <w:rPr>
                <w:color w:val="000000"/>
              </w:rPr>
            </w:pPr>
            <w:r w:rsidRPr="00F960C0">
              <w:rPr>
                <w:color w:val="000000"/>
              </w:rPr>
              <w:t>Levi's Stadium</w:t>
            </w:r>
          </w:p>
        </w:tc>
        <w:tc>
          <w:tcPr>
            <w:tcW w:w="2646" w:type="dxa"/>
          </w:tcPr>
          <w:p w14:paraId="00000303" w14:textId="77777777" w:rsidR="00760A7C" w:rsidRPr="00F960C0" w:rsidRDefault="00454794">
            <w:pPr>
              <w:spacing w:line="480" w:lineRule="auto"/>
              <w:rPr>
                <w:color w:val="000000"/>
              </w:rPr>
            </w:pPr>
            <w:r w:rsidRPr="00F960C0">
              <w:rPr>
                <w:color w:val="000000"/>
              </w:rPr>
              <w:t>Santa Clara, CA</w:t>
            </w:r>
          </w:p>
        </w:tc>
        <w:tc>
          <w:tcPr>
            <w:tcW w:w="2646" w:type="dxa"/>
          </w:tcPr>
          <w:p w14:paraId="00000304" w14:textId="77777777" w:rsidR="00760A7C" w:rsidRPr="00F960C0" w:rsidRDefault="00454794">
            <w:pPr>
              <w:spacing w:line="480" w:lineRule="auto"/>
              <w:rPr>
                <w:color w:val="000000"/>
              </w:rPr>
            </w:pPr>
            <w:r w:rsidRPr="00F960C0">
              <w:rPr>
                <w:color w:val="000000"/>
              </w:rPr>
              <w:t>91.5</w:t>
            </w:r>
          </w:p>
        </w:tc>
      </w:tr>
      <w:tr w:rsidR="00760A7C" w:rsidRPr="00F960C0" w14:paraId="38B38CBF" w14:textId="77777777">
        <w:trPr>
          <w:trHeight w:val="290"/>
        </w:trPr>
        <w:tc>
          <w:tcPr>
            <w:tcW w:w="2646" w:type="dxa"/>
          </w:tcPr>
          <w:p w14:paraId="00000305" w14:textId="77777777" w:rsidR="00760A7C" w:rsidRPr="00F960C0" w:rsidRDefault="00454794">
            <w:pPr>
              <w:spacing w:line="480" w:lineRule="auto"/>
              <w:rPr>
                <w:color w:val="000000"/>
              </w:rPr>
            </w:pPr>
            <w:r w:rsidRPr="00F960C0">
              <w:rPr>
                <w:color w:val="000000"/>
              </w:rPr>
              <w:t>Lumen Field</w:t>
            </w:r>
          </w:p>
        </w:tc>
        <w:tc>
          <w:tcPr>
            <w:tcW w:w="2646" w:type="dxa"/>
          </w:tcPr>
          <w:p w14:paraId="00000306" w14:textId="77777777" w:rsidR="00760A7C" w:rsidRPr="00F960C0" w:rsidRDefault="00454794">
            <w:pPr>
              <w:spacing w:line="480" w:lineRule="auto"/>
              <w:rPr>
                <w:color w:val="000000"/>
              </w:rPr>
            </w:pPr>
            <w:r w:rsidRPr="00F960C0">
              <w:rPr>
                <w:color w:val="000000"/>
              </w:rPr>
              <w:t>Seattle, WA</w:t>
            </w:r>
          </w:p>
        </w:tc>
        <w:tc>
          <w:tcPr>
            <w:tcW w:w="2646" w:type="dxa"/>
          </w:tcPr>
          <w:p w14:paraId="00000307" w14:textId="77777777" w:rsidR="00760A7C" w:rsidRPr="00F960C0" w:rsidRDefault="00454794">
            <w:pPr>
              <w:spacing w:line="480" w:lineRule="auto"/>
              <w:rPr>
                <w:color w:val="000000"/>
              </w:rPr>
            </w:pPr>
            <w:r w:rsidRPr="00F960C0">
              <w:rPr>
                <w:color w:val="000000"/>
              </w:rPr>
              <w:t>91.3</w:t>
            </w:r>
          </w:p>
        </w:tc>
      </w:tr>
      <w:tr w:rsidR="00760A7C" w:rsidRPr="00F960C0" w14:paraId="5B2B3C0C" w14:textId="77777777">
        <w:trPr>
          <w:trHeight w:val="290"/>
        </w:trPr>
        <w:tc>
          <w:tcPr>
            <w:tcW w:w="2646" w:type="dxa"/>
          </w:tcPr>
          <w:p w14:paraId="00000308" w14:textId="77777777" w:rsidR="00760A7C" w:rsidRPr="00F960C0" w:rsidRDefault="00454794">
            <w:pPr>
              <w:spacing w:line="480" w:lineRule="auto"/>
              <w:rPr>
                <w:color w:val="000000"/>
              </w:rPr>
            </w:pPr>
            <w:r w:rsidRPr="00F960C0">
              <w:rPr>
                <w:color w:val="000000"/>
              </w:rPr>
              <w:t>MetLife Stadium</w:t>
            </w:r>
          </w:p>
        </w:tc>
        <w:tc>
          <w:tcPr>
            <w:tcW w:w="2646" w:type="dxa"/>
          </w:tcPr>
          <w:p w14:paraId="00000309" w14:textId="77777777" w:rsidR="00760A7C" w:rsidRPr="00F960C0" w:rsidRDefault="00454794">
            <w:pPr>
              <w:spacing w:line="480" w:lineRule="auto"/>
              <w:rPr>
                <w:color w:val="000000"/>
              </w:rPr>
            </w:pPr>
            <w:r w:rsidRPr="00F960C0">
              <w:rPr>
                <w:color w:val="000000"/>
              </w:rPr>
              <w:t>East Rutherford, NJ</w:t>
            </w:r>
          </w:p>
        </w:tc>
        <w:tc>
          <w:tcPr>
            <w:tcW w:w="2646" w:type="dxa"/>
          </w:tcPr>
          <w:p w14:paraId="0000030A" w14:textId="77777777" w:rsidR="00760A7C" w:rsidRPr="00F960C0" w:rsidRDefault="00454794">
            <w:pPr>
              <w:spacing w:line="480" w:lineRule="auto"/>
              <w:rPr>
                <w:color w:val="000000"/>
              </w:rPr>
            </w:pPr>
            <w:r w:rsidRPr="00F960C0">
              <w:rPr>
                <w:color w:val="000000"/>
              </w:rPr>
              <w:t>92.4</w:t>
            </w:r>
          </w:p>
        </w:tc>
      </w:tr>
      <w:tr w:rsidR="00760A7C" w:rsidRPr="00F960C0" w14:paraId="24AB8F33" w14:textId="77777777">
        <w:trPr>
          <w:trHeight w:val="290"/>
        </w:trPr>
        <w:tc>
          <w:tcPr>
            <w:tcW w:w="2646" w:type="dxa"/>
          </w:tcPr>
          <w:p w14:paraId="0000030B" w14:textId="77777777" w:rsidR="00760A7C" w:rsidRPr="00F960C0" w:rsidRDefault="00454794">
            <w:pPr>
              <w:spacing w:line="480" w:lineRule="auto"/>
              <w:rPr>
                <w:color w:val="000000"/>
              </w:rPr>
            </w:pPr>
            <w:r w:rsidRPr="00F960C0">
              <w:rPr>
                <w:color w:val="000000"/>
              </w:rPr>
              <w:t>Paul Brown Stadium</w:t>
            </w:r>
          </w:p>
        </w:tc>
        <w:tc>
          <w:tcPr>
            <w:tcW w:w="2646" w:type="dxa"/>
          </w:tcPr>
          <w:p w14:paraId="0000030C" w14:textId="77777777" w:rsidR="00760A7C" w:rsidRPr="00F960C0" w:rsidRDefault="00454794">
            <w:pPr>
              <w:spacing w:line="480" w:lineRule="auto"/>
              <w:rPr>
                <w:color w:val="000000"/>
              </w:rPr>
            </w:pPr>
            <w:r w:rsidRPr="00F960C0">
              <w:rPr>
                <w:color w:val="000000"/>
              </w:rPr>
              <w:t>Cincinnati, OH</w:t>
            </w:r>
          </w:p>
        </w:tc>
        <w:tc>
          <w:tcPr>
            <w:tcW w:w="2646" w:type="dxa"/>
          </w:tcPr>
          <w:p w14:paraId="0000030D" w14:textId="77777777" w:rsidR="00760A7C" w:rsidRPr="00F960C0" w:rsidRDefault="00454794">
            <w:pPr>
              <w:spacing w:line="480" w:lineRule="auto"/>
              <w:rPr>
                <w:color w:val="000000"/>
              </w:rPr>
            </w:pPr>
            <w:r w:rsidRPr="00F960C0">
              <w:rPr>
                <w:color w:val="000000"/>
              </w:rPr>
              <w:t>91.5</w:t>
            </w:r>
          </w:p>
        </w:tc>
      </w:tr>
      <w:tr w:rsidR="00760A7C" w:rsidRPr="00F960C0" w14:paraId="64A14E26" w14:textId="77777777">
        <w:trPr>
          <w:trHeight w:val="290"/>
        </w:trPr>
        <w:tc>
          <w:tcPr>
            <w:tcW w:w="2646" w:type="dxa"/>
          </w:tcPr>
          <w:p w14:paraId="0000030E" w14:textId="77777777" w:rsidR="00760A7C" w:rsidRPr="00F960C0" w:rsidRDefault="00454794">
            <w:pPr>
              <w:spacing w:line="480" w:lineRule="auto"/>
              <w:rPr>
                <w:color w:val="000000"/>
              </w:rPr>
            </w:pPr>
            <w:r w:rsidRPr="00F960C0">
              <w:rPr>
                <w:color w:val="000000"/>
              </w:rPr>
              <w:t>Raymond James Stadium</w:t>
            </w:r>
          </w:p>
        </w:tc>
        <w:tc>
          <w:tcPr>
            <w:tcW w:w="2646" w:type="dxa"/>
          </w:tcPr>
          <w:p w14:paraId="0000030F" w14:textId="77777777" w:rsidR="00760A7C" w:rsidRPr="00F960C0" w:rsidRDefault="00454794">
            <w:pPr>
              <w:spacing w:line="480" w:lineRule="auto"/>
              <w:rPr>
                <w:color w:val="000000"/>
              </w:rPr>
            </w:pPr>
            <w:r w:rsidRPr="00F960C0">
              <w:rPr>
                <w:color w:val="000000"/>
              </w:rPr>
              <w:t>Tampa, FL</w:t>
            </w:r>
          </w:p>
        </w:tc>
        <w:tc>
          <w:tcPr>
            <w:tcW w:w="2646" w:type="dxa"/>
          </w:tcPr>
          <w:p w14:paraId="00000310" w14:textId="77777777" w:rsidR="00760A7C" w:rsidRPr="00F960C0" w:rsidRDefault="00454794">
            <w:pPr>
              <w:spacing w:line="480" w:lineRule="auto"/>
              <w:rPr>
                <w:color w:val="000000"/>
              </w:rPr>
            </w:pPr>
            <w:r w:rsidRPr="00F960C0">
              <w:rPr>
                <w:color w:val="000000"/>
              </w:rPr>
              <w:t>91.6</w:t>
            </w:r>
          </w:p>
        </w:tc>
      </w:tr>
      <w:tr w:rsidR="00760A7C" w:rsidRPr="00F960C0" w14:paraId="1B3FF19B" w14:textId="77777777">
        <w:trPr>
          <w:trHeight w:val="290"/>
        </w:trPr>
        <w:tc>
          <w:tcPr>
            <w:tcW w:w="2646" w:type="dxa"/>
          </w:tcPr>
          <w:p w14:paraId="00000311" w14:textId="77777777" w:rsidR="00760A7C" w:rsidRPr="00F960C0" w:rsidRDefault="00454794">
            <w:pPr>
              <w:spacing w:line="480" w:lineRule="auto"/>
              <w:rPr>
                <w:color w:val="000000"/>
              </w:rPr>
            </w:pPr>
            <w:r w:rsidRPr="00F960C0">
              <w:rPr>
                <w:color w:val="000000"/>
              </w:rPr>
              <w:t>Soldier Field</w:t>
            </w:r>
          </w:p>
        </w:tc>
        <w:tc>
          <w:tcPr>
            <w:tcW w:w="2646" w:type="dxa"/>
          </w:tcPr>
          <w:p w14:paraId="00000312" w14:textId="77777777" w:rsidR="00760A7C" w:rsidRPr="00F960C0" w:rsidRDefault="00454794">
            <w:pPr>
              <w:spacing w:line="480" w:lineRule="auto"/>
              <w:rPr>
                <w:color w:val="000000"/>
              </w:rPr>
            </w:pPr>
            <w:r w:rsidRPr="00F960C0">
              <w:rPr>
                <w:color w:val="000000"/>
              </w:rPr>
              <w:t>Chicago, IL</w:t>
            </w:r>
          </w:p>
        </w:tc>
        <w:tc>
          <w:tcPr>
            <w:tcW w:w="2646" w:type="dxa"/>
          </w:tcPr>
          <w:p w14:paraId="00000313" w14:textId="77777777" w:rsidR="00760A7C" w:rsidRPr="00F960C0" w:rsidRDefault="00454794">
            <w:pPr>
              <w:spacing w:line="480" w:lineRule="auto"/>
              <w:rPr>
                <w:color w:val="000000"/>
              </w:rPr>
            </w:pPr>
            <w:r w:rsidRPr="00F960C0">
              <w:rPr>
                <w:color w:val="000000"/>
              </w:rPr>
              <w:t>91.7</w:t>
            </w:r>
          </w:p>
        </w:tc>
      </w:tr>
      <w:tr w:rsidR="00760A7C" w:rsidRPr="00F960C0" w14:paraId="7F248D10" w14:textId="77777777">
        <w:trPr>
          <w:trHeight w:val="290"/>
        </w:trPr>
        <w:tc>
          <w:tcPr>
            <w:tcW w:w="2646" w:type="dxa"/>
          </w:tcPr>
          <w:p w14:paraId="00000314" w14:textId="77777777" w:rsidR="00760A7C" w:rsidRPr="00F960C0" w:rsidRDefault="00454794">
            <w:pPr>
              <w:spacing w:line="480" w:lineRule="auto"/>
              <w:rPr>
                <w:color w:val="000000"/>
              </w:rPr>
            </w:pPr>
            <w:r w:rsidRPr="00F960C0">
              <w:rPr>
                <w:color w:val="000000"/>
              </w:rPr>
              <w:t>TIAA Bank Field</w:t>
            </w:r>
          </w:p>
        </w:tc>
        <w:tc>
          <w:tcPr>
            <w:tcW w:w="2646" w:type="dxa"/>
          </w:tcPr>
          <w:p w14:paraId="00000315" w14:textId="77777777" w:rsidR="00760A7C" w:rsidRPr="00F960C0" w:rsidRDefault="00454794">
            <w:pPr>
              <w:spacing w:line="480" w:lineRule="auto"/>
              <w:rPr>
                <w:color w:val="000000"/>
              </w:rPr>
            </w:pPr>
            <w:r w:rsidRPr="00F960C0">
              <w:rPr>
                <w:color w:val="000000"/>
              </w:rPr>
              <w:t>Jacksonville, FL</w:t>
            </w:r>
          </w:p>
        </w:tc>
        <w:tc>
          <w:tcPr>
            <w:tcW w:w="2646" w:type="dxa"/>
          </w:tcPr>
          <w:p w14:paraId="00000316" w14:textId="77777777" w:rsidR="00760A7C" w:rsidRPr="00F960C0" w:rsidRDefault="00454794">
            <w:pPr>
              <w:spacing w:line="480" w:lineRule="auto"/>
              <w:rPr>
                <w:color w:val="000000"/>
              </w:rPr>
            </w:pPr>
            <w:r w:rsidRPr="00F960C0">
              <w:rPr>
                <w:color w:val="000000"/>
              </w:rPr>
              <w:t>91.7</w:t>
            </w:r>
          </w:p>
        </w:tc>
      </w:tr>
      <w:tr w:rsidR="00760A7C" w:rsidRPr="00F960C0" w14:paraId="3844A323" w14:textId="77777777">
        <w:trPr>
          <w:trHeight w:val="290"/>
        </w:trPr>
        <w:tc>
          <w:tcPr>
            <w:tcW w:w="2646" w:type="dxa"/>
          </w:tcPr>
          <w:p w14:paraId="00000317" w14:textId="77777777" w:rsidR="00760A7C" w:rsidRPr="00F960C0" w:rsidRDefault="00454794">
            <w:pPr>
              <w:spacing w:line="480" w:lineRule="auto"/>
              <w:rPr>
                <w:color w:val="000000"/>
              </w:rPr>
            </w:pPr>
            <w:r w:rsidRPr="00F960C0">
              <w:rPr>
                <w:color w:val="000000"/>
              </w:rPr>
              <w:t>3MG Stadium</w:t>
            </w:r>
          </w:p>
        </w:tc>
        <w:tc>
          <w:tcPr>
            <w:tcW w:w="2646" w:type="dxa"/>
          </w:tcPr>
          <w:p w14:paraId="00000318" w14:textId="77777777" w:rsidR="00760A7C" w:rsidRPr="00F960C0" w:rsidRDefault="00454794">
            <w:pPr>
              <w:spacing w:line="480" w:lineRule="auto"/>
              <w:rPr>
                <w:color w:val="000000"/>
              </w:rPr>
            </w:pPr>
            <w:r w:rsidRPr="00F960C0">
              <w:rPr>
                <w:color w:val="000000"/>
              </w:rPr>
              <w:t>Orlando, FL</w:t>
            </w:r>
          </w:p>
        </w:tc>
        <w:tc>
          <w:tcPr>
            <w:tcW w:w="2646" w:type="dxa"/>
          </w:tcPr>
          <w:p w14:paraId="00000319" w14:textId="77777777" w:rsidR="00760A7C" w:rsidRPr="00F960C0" w:rsidRDefault="00454794">
            <w:pPr>
              <w:spacing w:line="480" w:lineRule="auto"/>
              <w:rPr>
                <w:color w:val="000000"/>
              </w:rPr>
            </w:pPr>
            <w:r w:rsidRPr="00F960C0">
              <w:rPr>
                <w:color w:val="000000"/>
              </w:rPr>
              <w:t>91.5</w:t>
            </w:r>
          </w:p>
        </w:tc>
      </w:tr>
      <w:tr w:rsidR="00760A7C" w:rsidRPr="00F960C0" w14:paraId="3C33472A" w14:textId="77777777">
        <w:trPr>
          <w:trHeight w:val="290"/>
        </w:trPr>
        <w:tc>
          <w:tcPr>
            <w:tcW w:w="2646" w:type="dxa"/>
          </w:tcPr>
          <w:p w14:paraId="0000031A" w14:textId="77777777" w:rsidR="00760A7C" w:rsidRPr="00F960C0" w:rsidRDefault="00454794">
            <w:pPr>
              <w:spacing w:line="480" w:lineRule="auto"/>
              <w:rPr>
                <w:color w:val="000000"/>
              </w:rPr>
            </w:pPr>
            <w:r w:rsidRPr="00F960C0">
              <w:rPr>
                <w:color w:val="000000"/>
              </w:rPr>
              <w:t>Aggie Memorial Stadium</w:t>
            </w:r>
          </w:p>
        </w:tc>
        <w:tc>
          <w:tcPr>
            <w:tcW w:w="2646" w:type="dxa"/>
          </w:tcPr>
          <w:p w14:paraId="0000031B" w14:textId="77777777" w:rsidR="00760A7C" w:rsidRPr="00F960C0" w:rsidRDefault="00454794">
            <w:pPr>
              <w:spacing w:line="480" w:lineRule="auto"/>
              <w:rPr>
                <w:color w:val="000000"/>
              </w:rPr>
            </w:pPr>
            <w:r w:rsidRPr="00F960C0">
              <w:rPr>
                <w:color w:val="000000"/>
              </w:rPr>
              <w:t>Las Cruces, NM</w:t>
            </w:r>
          </w:p>
        </w:tc>
        <w:tc>
          <w:tcPr>
            <w:tcW w:w="2646" w:type="dxa"/>
          </w:tcPr>
          <w:p w14:paraId="0000031C" w14:textId="77777777" w:rsidR="00760A7C" w:rsidRPr="00F960C0" w:rsidRDefault="00454794">
            <w:pPr>
              <w:spacing w:line="480" w:lineRule="auto"/>
              <w:rPr>
                <w:color w:val="000000"/>
              </w:rPr>
            </w:pPr>
            <w:r w:rsidRPr="00F960C0">
              <w:rPr>
                <w:color w:val="000000"/>
              </w:rPr>
              <w:t>91.4</w:t>
            </w:r>
          </w:p>
        </w:tc>
      </w:tr>
      <w:tr w:rsidR="00760A7C" w:rsidRPr="00F960C0" w14:paraId="163DDABF" w14:textId="77777777">
        <w:trPr>
          <w:trHeight w:val="290"/>
        </w:trPr>
        <w:tc>
          <w:tcPr>
            <w:tcW w:w="2646" w:type="dxa"/>
          </w:tcPr>
          <w:p w14:paraId="0000031D" w14:textId="77777777" w:rsidR="00760A7C" w:rsidRPr="00F960C0" w:rsidRDefault="00454794">
            <w:pPr>
              <w:spacing w:line="480" w:lineRule="auto"/>
              <w:rPr>
                <w:color w:val="000000"/>
              </w:rPr>
            </w:pPr>
            <w:r w:rsidRPr="00F960C0">
              <w:rPr>
                <w:color w:val="000000"/>
              </w:rPr>
              <w:lastRenderedPageBreak/>
              <w:t>Alaska Airlines Field at Husky Stadium</w:t>
            </w:r>
          </w:p>
        </w:tc>
        <w:tc>
          <w:tcPr>
            <w:tcW w:w="2646" w:type="dxa"/>
          </w:tcPr>
          <w:p w14:paraId="0000031E" w14:textId="77777777" w:rsidR="00760A7C" w:rsidRPr="00F960C0" w:rsidRDefault="00454794">
            <w:pPr>
              <w:spacing w:line="480" w:lineRule="auto"/>
              <w:rPr>
                <w:color w:val="000000"/>
              </w:rPr>
            </w:pPr>
            <w:r w:rsidRPr="00F960C0">
              <w:rPr>
                <w:color w:val="000000"/>
              </w:rPr>
              <w:t>Seattle, WA</w:t>
            </w:r>
          </w:p>
        </w:tc>
        <w:tc>
          <w:tcPr>
            <w:tcW w:w="2646" w:type="dxa"/>
          </w:tcPr>
          <w:p w14:paraId="0000031F" w14:textId="77777777" w:rsidR="00760A7C" w:rsidRPr="00F960C0" w:rsidRDefault="00454794">
            <w:pPr>
              <w:spacing w:line="480" w:lineRule="auto"/>
              <w:rPr>
                <w:color w:val="000000"/>
              </w:rPr>
            </w:pPr>
            <w:r w:rsidRPr="00F960C0">
              <w:rPr>
                <w:color w:val="000000"/>
              </w:rPr>
              <w:t>91.8</w:t>
            </w:r>
          </w:p>
        </w:tc>
      </w:tr>
      <w:tr w:rsidR="00760A7C" w:rsidRPr="00F960C0" w14:paraId="5DFD859C" w14:textId="77777777">
        <w:trPr>
          <w:trHeight w:val="290"/>
        </w:trPr>
        <w:tc>
          <w:tcPr>
            <w:tcW w:w="2646" w:type="dxa"/>
          </w:tcPr>
          <w:p w14:paraId="00000320" w14:textId="77777777" w:rsidR="00760A7C" w:rsidRPr="00F960C0" w:rsidRDefault="00454794">
            <w:pPr>
              <w:spacing w:line="480" w:lineRule="auto"/>
              <w:rPr>
                <w:color w:val="000000"/>
              </w:rPr>
            </w:pPr>
            <w:r w:rsidRPr="00F960C0">
              <w:rPr>
                <w:color w:val="000000"/>
              </w:rPr>
              <w:t>Albertsons Stadium</w:t>
            </w:r>
          </w:p>
        </w:tc>
        <w:tc>
          <w:tcPr>
            <w:tcW w:w="2646" w:type="dxa"/>
          </w:tcPr>
          <w:p w14:paraId="00000321" w14:textId="77777777" w:rsidR="00760A7C" w:rsidRPr="00F960C0" w:rsidRDefault="00454794">
            <w:pPr>
              <w:spacing w:line="480" w:lineRule="auto"/>
              <w:rPr>
                <w:color w:val="000000"/>
              </w:rPr>
            </w:pPr>
            <w:r w:rsidRPr="00F960C0">
              <w:rPr>
                <w:color w:val="000000"/>
              </w:rPr>
              <w:t>Boise, ID</w:t>
            </w:r>
          </w:p>
        </w:tc>
        <w:tc>
          <w:tcPr>
            <w:tcW w:w="2646" w:type="dxa"/>
          </w:tcPr>
          <w:p w14:paraId="00000322" w14:textId="77777777" w:rsidR="00760A7C" w:rsidRPr="00F960C0" w:rsidRDefault="00454794">
            <w:pPr>
              <w:spacing w:line="480" w:lineRule="auto"/>
              <w:rPr>
                <w:color w:val="000000"/>
              </w:rPr>
            </w:pPr>
            <w:r w:rsidRPr="00F960C0">
              <w:rPr>
                <w:color w:val="000000"/>
              </w:rPr>
              <w:t>90.9</w:t>
            </w:r>
          </w:p>
        </w:tc>
      </w:tr>
      <w:tr w:rsidR="00760A7C" w:rsidRPr="00F960C0" w14:paraId="61FBA2A9" w14:textId="77777777">
        <w:trPr>
          <w:trHeight w:val="290"/>
        </w:trPr>
        <w:tc>
          <w:tcPr>
            <w:tcW w:w="2646" w:type="dxa"/>
          </w:tcPr>
          <w:p w14:paraId="00000323" w14:textId="77777777" w:rsidR="00760A7C" w:rsidRPr="00F960C0" w:rsidRDefault="00454794">
            <w:pPr>
              <w:spacing w:line="480" w:lineRule="auto"/>
              <w:rPr>
                <w:color w:val="000000"/>
              </w:rPr>
            </w:pPr>
            <w:r w:rsidRPr="00F960C0">
              <w:rPr>
                <w:color w:val="000000"/>
              </w:rPr>
              <w:t>Allen E. Paulson Stadium</w:t>
            </w:r>
          </w:p>
        </w:tc>
        <w:tc>
          <w:tcPr>
            <w:tcW w:w="2646" w:type="dxa"/>
          </w:tcPr>
          <w:p w14:paraId="00000324" w14:textId="77777777" w:rsidR="00760A7C" w:rsidRPr="00F960C0" w:rsidRDefault="00454794">
            <w:pPr>
              <w:spacing w:line="480" w:lineRule="auto"/>
              <w:rPr>
                <w:color w:val="000000"/>
              </w:rPr>
            </w:pPr>
            <w:r w:rsidRPr="00F960C0">
              <w:rPr>
                <w:color w:val="000000"/>
              </w:rPr>
              <w:t>Statesboro, GA</w:t>
            </w:r>
          </w:p>
        </w:tc>
        <w:tc>
          <w:tcPr>
            <w:tcW w:w="2646" w:type="dxa"/>
          </w:tcPr>
          <w:p w14:paraId="00000325" w14:textId="77777777" w:rsidR="00760A7C" w:rsidRPr="00F960C0" w:rsidRDefault="00454794">
            <w:pPr>
              <w:spacing w:line="480" w:lineRule="auto"/>
              <w:rPr>
                <w:color w:val="000000"/>
              </w:rPr>
            </w:pPr>
            <w:r w:rsidRPr="00F960C0">
              <w:rPr>
                <w:color w:val="000000"/>
              </w:rPr>
              <w:t>91.6</w:t>
            </w:r>
          </w:p>
        </w:tc>
      </w:tr>
      <w:tr w:rsidR="00760A7C" w:rsidRPr="00F960C0" w14:paraId="0D9C2A4E" w14:textId="77777777">
        <w:trPr>
          <w:trHeight w:val="290"/>
        </w:trPr>
        <w:tc>
          <w:tcPr>
            <w:tcW w:w="2646" w:type="dxa"/>
          </w:tcPr>
          <w:p w14:paraId="00000326" w14:textId="77777777" w:rsidR="00760A7C" w:rsidRPr="00F960C0" w:rsidRDefault="00454794">
            <w:pPr>
              <w:spacing w:line="480" w:lineRule="auto"/>
              <w:rPr>
                <w:color w:val="000000"/>
              </w:rPr>
            </w:pPr>
            <w:r w:rsidRPr="00F960C0">
              <w:rPr>
                <w:color w:val="000000"/>
              </w:rPr>
              <w:t>Alumni Stadium</w:t>
            </w:r>
          </w:p>
        </w:tc>
        <w:tc>
          <w:tcPr>
            <w:tcW w:w="2646" w:type="dxa"/>
          </w:tcPr>
          <w:p w14:paraId="00000327" w14:textId="77777777" w:rsidR="00760A7C" w:rsidRPr="00F960C0" w:rsidRDefault="00454794">
            <w:pPr>
              <w:spacing w:line="480" w:lineRule="auto"/>
              <w:rPr>
                <w:color w:val="000000"/>
              </w:rPr>
            </w:pPr>
            <w:proofErr w:type="spellStart"/>
            <w:r w:rsidRPr="00F960C0">
              <w:rPr>
                <w:color w:val="000000"/>
              </w:rPr>
              <w:t>Chesnut</w:t>
            </w:r>
            <w:proofErr w:type="spellEnd"/>
            <w:r w:rsidRPr="00F960C0">
              <w:rPr>
                <w:color w:val="000000"/>
              </w:rPr>
              <w:t xml:space="preserve"> Hill, MA</w:t>
            </w:r>
          </w:p>
        </w:tc>
        <w:tc>
          <w:tcPr>
            <w:tcW w:w="2646" w:type="dxa"/>
          </w:tcPr>
          <w:p w14:paraId="00000328" w14:textId="77777777" w:rsidR="00760A7C" w:rsidRPr="00F960C0" w:rsidRDefault="00454794">
            <w:pPr>
              <w:spacing w:line="480" w:lineRule="auto"/>
              <w:rPr>
                <w:color w:val="000000"/>
              </w:rPr>
            </w:pPr>
            <w:r w:rsidRPr="00F960C0">
              <w:rPr>
                <w:color w:val="000000"/>
              </w:rPr>
              <w:t>91.5</w:t>
            </w:r>
          </w:p>
        </w:tc>
      </w:tr>
      <w:tr w:rsidR="00760A7C" w:rsidRPr="00F960C0" w14:paraId="3B0F9DF2" w14:textId="77777777">
        <w:trPr>
          <w:trHeight w:val="290"/>
        </w:trPr>
        <w:tc>
          <w:tcPr>
            <w:tcW w:w="2646" w:type="dxa"/>
          </w:tcPr>
          <w:p w14:paraId="00000329" w14:textId="77777777" w:rsidR="00760A7C" w:rsidRPr="00F960C0" w:rsidRDefault="00454794">
            <w:pPr>
              <w:spacing w:line="480" w:lineRule="auto"/>
              <w:rPr>
                <w:color w:val="000000"/>
              </w:rPr>
            </w:pPr>
            <w:r w:rsidRPr="00F960C0">
              <w:rPr>
                <w:color w:val="000000"/>
              </w:rPr>
              <w:t>Amon G. Carter Stadium</w:t>
            </w:r>
          </w:p>
        </w:tc>
        <w:tc>
          <w:tcPr>
            <w:tcW w:w="2646" w:type="dxa"/>
          </w:tcPr>
          <w:p w14:paraId="0000032A" w14:textId="77777777" w:rsidR="00760A7C" w:rsidRPr="00F960C0" w:rsidRDefault="00454794">
            <w:pPr>
              <w:spacing w:line="480" w:lineRule="auto"/>
              <w:rPr>
                <w:color w:val="000000"/>
              </w:rPr>
            </w:pPr>
            <w:r w:rsidRPr="00F960C0">
              <w:rPr>
                <w:color w:val="000000"/>
              </w:rPr>
              <w:t>Fort Worth, TX</w:t>
            </w:r>
          </w:p>
        </w:tc>
        <w:tc>
          <w:tcPr>
            <w:tcW w:w="2646" w:type="dxa"/>
          </w:tcPr>
          <w:p w14:paraId="0000032B" w14:textId="77777777" w:rsidR="00760A7C" w:rsidRPr="00F960C0" w:rsidRDefault="00454794">
            <w:pPr>
              <w:spacing w:line="480" w:lineRule="auto"/>
              <w:rPr>
                <w:color w:val="000000"/>
              </w:rPr>
            </w:pPr>
            <w:r w:rsidRPr="00F960C0">
              <w:rPr>
                <w:color w:val="000000"/>
              </w:rPr>
              <w:t>91.7</w:t>
            </w:r>
          </w:p>
        </w:tc>
      </w:tr>
      <w:tr w:rsidR="00760A7C" w:rsidRPr="00F960C0" w14:paraId="612B1BD0" w14:textId="77777777">
        <w:trPr>
          <w:trHeight w:val="290"/>
        </w:trPr>
        <w:tc>
          <w:tcPr>
            <w:tcW w:w="2646" w:type="dxa"/>
          </w:tcPr>
          <w:p w14:paraId="0000032C" w14:textId="77777777" w:rsidR="00760A7C" w:rsidRPr="00F960C0" w:rsidRDefault="00454794">
            <w:pPr>
              <w:spacing w:line="480" w:lineRule="auto"/>
              <w:rPr>
                <w:color w:val="000000"/>
              </w:rPr>
            </w:pPr>
            <w:r w:rsidRPr="00F960C0">
              <w:rPr>
                <w:color w:val="000000"/>
              </w:rPr>
              <w:t>Apogee Stadium</w:t>
            </w:r>
          </w:p>
        </w:tc>
        <w:tc>
          <w:tcPr>
            <w:tcW w:w="2646" w:type="dxa"/>
          </w:tcPr>
          <w:p w14:paraId="0000032D" w14:textId="77777777" w:rsidR="00760A7C" w:rsidRPr="00F960C0" w:rsidRDefault="00454794">
            <w:pPr>
              <w:spacing w:line="480" w:lineRule="auto"/>
              <w:rPr>
                <w:color w:val="000000"/>
              </w:rPr>
            </w:pPr>
            <w:r w:rsidRPr="00F960C0">
              <w:rPr>
                <w:color w:val="000000"/>
              </w:rPr>
              <w:t>Denton, TX</w:t>
            </w:r>
          </w:p>
        </w:tc>
        <w:tc>
          <w:tcPr>
            <w:tcW w:w="2646" w:type="dxa"/>
          </w:tcPr>
          <w:p w14:paraId="0000032E" w14:textId="77777777" w:rsidR="00760A7C" w:rsidRPr="00F960C0" w:rsidRDefault="00454794">
            <w:pPr>
              <w:spacing w:line="480" w:lineRule="auto"/>
              <w:rPr>
                <w:color w:val="000000"/>
              </w:rPr>
            </w:pPr>
            <w:r w:rsidRPr="00F960C0">
              <w:rPr>
                <w:color w:val="000000"/>
              </w:rPr>
              <w:t>91.8</w:t>
            </w:r>
          </w:p>
        </w:tc>
      </w:tr>
    </w:tbl>
    <w:p w14:paraId="0000032F" w14:textId="4EC73AA5" w:rsidR="00760A7C" w:rsidRDefault="00760A7C">
      <w:pPr>
        <w:spacing w:line="480" w:lineRule="auto"/>
        <w:rPr>
          <w:b/>
          <w:color w:val="000000"/>
        </w:rPr>
      </w:pPr>
    </w:p>
    <w:p w14:paraId="4C21BAC3" w14:textId="677999A7" w:rsidR="00F52C78" w:rsidRPr="00F52C78" w:rsidRDefault="006753E9">
      <w:pPr>
        <w:spacing w:line="480" w:lineRule="auto"/>
        <w:rPr>
          <w:color w:val="000000"/>
        </w:rPr>
      </w:pPr>
      <w:r>
        <w:rPr>
          <w:b/>
          <w:color w:val="000000"/>
        </w:rPr>
        <w:t xml:space="preserve">Equation </w:t>
      </w:r>
      <w:r w:rsidR="00F52C78">
        <w:rPr>
          <w:b/>
          <w:color w:val="000000"/>
        </w:rPr>
        <w:t xml:space="preserve">E.1: </w:t>
      </w:r>
      <w:r w:rsidR="00F52C78">
        <w:rPr>
          <w:color w:val="000000"/>
        </w:rPr>
        <w:t xml:space="preserve">Relative error of </w:t>
      </w:r>
      <w:r w:rsidR="00F52C78" w:rsidRPr="00F960C0">
        <w:rPr>
          <w:color w:val="000000"/>
        </w:rPr>
        <w:t xml:space="preserve">Google Earth Pro </w:t>
      </w:r>
      <w:r w:rsidR="00F52C78">
        <w:rPr>
          <w:color w:val="000000"/>
        </w:rPr>
        <w:t>7.3.4.8573 (64-bit) ruler tool</w:t>
      </w:r>
    </w:p>
    <w:p w14:paraId="00000330" w14:textId="77777777" w:rsidR="00760A7C" w:rsidRPr="00F960C0" w:rsidRDefault="00454794">
      <w:pPr>
        <w:spacing w:line="480" w:lineRule="auto"/>
        <w:rPr>
          <w:b/>
          <w:color w:val="000000"/>
        </w:rPr>
      </w:pPr>
      <w:r w:rsidRPr="00F960C0">
        <w:rPr>
          <w:b/>
          <w:color w:val="000000"/>
        </w:rPr>
        <w:t>Calculations</w:t>
      </w:r>
    </w:p>
    <w:p w14:paraId="00000331" w14:textId="77777777" w:rsidR="00760A7C" w:rsidRPr="00F960C0" w:rsidRDefault="00454794">
      <w:pPr>
        <w:spacing w:line="480" w:lineRule="auto"/>
        <w:rPr>
          <w:b/>
          <w:color w:val="000000"/>
        </w:rPr>
      </w:pPr>
      <w:r w:rsidRPr="00F960C0">
        <w:rPr>
          <w:b/>
          <w:color w:val="000000"/>
        </w:rPr>
        <w:t xml:space="preserve">%Error </w:t>
      </w:r>
    </w:p>
    <w:p w14:paraId="00000332" w14:textId="77777777" w:rsidR="00760A7C" w:rsidRPr="00F960C0" w:rsidRDefault="00454794">
      <w:pPr>
        <w:spacing w:line="480" w:lineRule="auto"/>
        <w:rPr>
          <w:color w:val="000000"/>
        </w:rPr>
      </w:pPr>
      <w:r w:rsidRPr="00F960C0">
        <w:rPr>
          <w:color w:val="000000"/>
        </w:rPr>
        <w:t>= ((sum of measurements / n)-true value) / true value)*100%</w:t>
      </w:r>
    </w:p>
    <w:p w14:paraId="00000333" w14:textId="3DD5B67D" w:rsidR="00760A7C" w:rsidRPr="00AE0105" w:rsidRDefault="00454794">
      <w:pPr>
        <w:spacing w:line="480" w:lineRule="auto"/>
        <w:rPr>
          <w:color w:val="000000"/>
          <w:vertAlign w:val="superscript"/>
        </w:rPr>
      </w:pPr>
      <w:r w:rsidRPr="00F960C0">
        <w:rPr>
          <w:color w:val="000000"/>
        </w:rPr>
        <w:t>= ((91.61-91.44)/91.</w:t>
      </w:r>
      <w:r w:rsidR="00AE0105">
        <w:rPr>
          <w:color w:val="000000"/>
        </w:rPr>
        <w:t>44</w:t>
      </w:r>
      <w:r w:rsidRPr="00F960C0">
        <w:rPr>
          <w:color w:val="000000"/>
        </w:rPr>
        <w:t>) *100%</w:t>
      </w:r>
      <w:r w:rsidR="001D3618">
        <w:rPr>
          <w:color w:val="000000"/>
          <w:vertAlign w:val="superscript"/>
        </w:rPr>
        <w:t>1</w:t>
      </w:r>
    </w:p>
    <w:p w14:paraId="00000334" w14:textId="15B9461B" w:rsidR="00760A7C" w:rsidRDefault="00454794">
      <w:pPr>
        <w:spacing w:line="480" w:lineRule="auto"/>
        <w:rPr>
          <w:color w:val="000000"/>
        </w:rPr>
      </w:pPr>
      <w:r w:rsidRPr="00F960C0">
        <w:rPr>
          <w:color w:val="000000"/>
        </w:rPr>
        <w:t>=0.2%</w:t>
      </w:r>
    </w:p>
    <w:p w14:paraId="7FC325CA" w14:textId="77777777" w:rsidR="00AE0105" w:rsidRPr="00F960C0" w:rsidRDefault="00AE0105">
      <w:pPr>
        <w:spacing w:line="480" w:lineRule="auto"/>
        <w:rPr>
          <w:color w:val="000000"/>
        </w:rPr>
      </w:pPr>
    </w:p>
    <w:p w14:paraId="00000335" w14:textId="4B80300C" w:rsidR="00760A7C" w:rsidRPr="001D3618" w:rsidRDefault="001D3618" w:rsidP="001D3618">
      <w:pPr>
        <w:spacing w:line="480" w:lineRule="auto"/>
        <w:jc w:val="both"/>
        <w:rPr>
          <w:color w:val="000000"/>
          <w:sz w:val="16"/>
        </w:rPr>
      </w:pPr>
      <w:r>
        <w:rPr>
          <w:color w:val="000000"/>
          <w:sz w:val="16"/>
        </w:rPr>
        <w:t xml:space="preserve">1. </w:t>
      </w:r>
      <w:r w:rsidR="00AE0105" w:rsidRPr="001D3618">
        <w:rPr>
          <w:color w:val="000000"/>
          <w:sz w:val="16"/>
        </w:rPr>
        <w:t>91.44 = length of American football field</w:t>
      </w:r>
    </w:p>
    <w:p w14:paraId="0000035B" w14:textId="77777777" w:rsidR="00760A7C" w:rsidRPr="00F960C0" w:rsidRDefault="00760A7C">
      <w:pPr>
        <w:spacing w:line="480" w:lineRule="auto"/>
        <w:rPr>
          <w:b/>
          <w:color w:val="000000"/>
        </w:rPr>
      </w:pPr>
    </w:p>
    <w:p w14:paraId="0000035C" w14:textId="77777777" w:rsidR="00760A7C" w:rsidRPr="00F960C0" w:rsidRDefault="00760A7C">
      <w:pPr>
        <w:spacing w:line="480" w:lineRule="auto"/>
        <w:rPr>
          <w:b/>
          <w:color w:val="000000"/>
        </w:rPr>
      </w:pPr>
    </w:p>
    <w:p w14:paraId="0000035D" w14:textId="77777777" w:rsidR="00760A7C" w:rsidRPr="00F960C0" w:rsidRDefault="00760A7C">
      <w:pPr>
        <w:spacing w:line="480" w:lineRule="auto"/>
        <w:rPr>
          <w:b/>
          <w:color w:val="000000"/>
        </w:rPr>
      </w:pPr>
    </w:p>
    <w:p w14:paraId="0000035E" w14:textId="73CCFC85" w:rsidR="00760A7C" w:rsidRPr="00F960C0" w:rsidRDefault="00760A7C">
      <w:pPr>
        <w:spacing w:line="480" w:lineRule="auto"/>
        <w:rPr>
          <w:b/>
          <w:color w:val="000000"/>
        </w:rPr>
      </w:pPr>
    </w:p>
    <w:p w14:paraId="0000037D" w14:textId="622E90FC" w:rsidR="00760A7C" w:rsidRPr="00F960C0" w:rsidRDefault="00760A7C">
      <w:pPr>
        <w:spacing w:line="480" w:lineRule="auto"/>
        <w:rPr>
          <w:color w:val="000000"/>
        </w:rPr>
        <w:sectPr w:rsidR="00760A7C" w:rsidRPr="00F960C0" w:rsidSect="00EF1A00">
          <w:footerReference w:type="even" r:id="rId19"/>
          <w:footerReference w:type="default" r:id="rId20"/>
          <w:pgSz w:w="12240" w:h="15840"/>
          <w:pgMar w:top="1440" w:right="1440" w:bottom="1440" w:left="1440" w:header="708" w:footer="708" w:gutter="0"/>
          <w:lnNumType w:countBy="1" w:restart="continuous"/>
          <w:cols w:space="720"/>
          <w:docGrid w:linePitch="326"/>
          <w:sectPrChange w:id="322" w:author="Clayton Lamb" w:date="2022-06-23T18:58:00Z">
            <w:sectPr w:rsidR="00760A7C" w:rsidRPr="00F960C0" w:rsidSect="00EF1A00">
              <w:pgMar w:top="1440" w:right="1440" w:bottom="1440" w:left="1440" w:header="708" w:footer="708" w:gutter="0"/>
              <w:lnNumType w:countBy="0" w:restart="newPage"/>
              <w:docGrid w:linePitch="0"/>
            </w:sectPr>
          </w:sectPrChange>
        </w:sectPr>
      </w:pPr>
    </w:p>
    <w:p w14:paraId="00000393" w14:textId="77777777" w:rsidR="00760A7C" w:rsidRPr="00F960C0" w:rsidRDefault="00760A7C">
      <w:pPr>
        <w:spacing w:line="480" w:lineRule="auto"/>
        <w:rPr>
          <w:color w:val="000000"/>
        </w:rPr>
      </w:pPr>
    </w:p>
    <w:sectPr w:rsidR="00760A7C" w:rsidRPr="00F960C0" w:rsidSect="00420FF3">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yton Lamb" w:date="2022-06-23T13:08:00Z" w:initials="CL">
    <w:p w14:paraId="2ADF6414" w14:textId="77777777" w:rsidR="00032175" w:rsidRDefault="00032175" w:rsidP="00717490">
      <w:r>
        <w:rPr>
          <w:rStyle w:val="CommentReference"/>
        </w:rPr>
        <w:annotationRef/>
      </w:r>
      <w:r>
        <w:rPr>
          <w:rFonts w:asciiTheme="minorHAnsi" w:eastAsiaTheme="minorHAnsi" w:hAnsiTheme="minorHAnsi" w:cstheme="minorBidi"/>
          <w:sz w:val="20"/>
          <w:szCs w:val="20"/>
        </w:rPr>
        <w:t xml:space="preserve">Here’s another good citation to add </w:t>
      </w:r>
      <w:hyperlink r:id="rId1" w:history="1">
        <w:r w:rsidRPr="00717490">
          <w:rPr>
            <w:rStyle w:val="Hyperlink"/>
            <w:rFonts w:asciiTheme="minorHAnsi" w:eastAsiaTheme="minorHAnsi" w:hAnsiTheme="minorHAnsi" w:cstheme="minorBidi"/>
            <w:sz w:val="20"/>
            <w:szCs w:val="20"/>
          </w:rPr>
          <w:t>https://onlinelibrary.wiley.com/doi/10.1111/geb.12564</w:t>
        </w:r>
      </w:hyperlink>
    </w:p>
  </w:comment>
  <w:comment w:id="1" w:author="Clayton Lamb" w:date="2022-06-23T13:11:00Z" w:initials="CL">
    <w:p w14:paraId="55121DCD" w14:textId="77777777" w:rsidR="00032175" w:rsidRDefault="00032175" w:rsidP="007162F4">
      <w:r>
        <w:rPr>
          <w:rStyle w:val="CommentReference"/>
        </w:rPr>
        <w:annotationRef/>
      </w:r>
      <w:r>
        <w:rPr>
          <w:rFonts w:asciiTheme="minorHAnsi" w:eastAsiaTheme="minorHAnsi" w:hAnsiTheme="minorHAnsi" w:cstheme="minorBidi"/>
          <w:sz w:val="20"/>
          <w:szCs w:val="20"/>
        </w:rPr>
        <w:t xml:space="preserve">Add proctor Monograph in here. Could replace Sawaya or keep both </w:t>
      </w:r>
      <w:hyperlink r:id="rId2" w:history="1">
        <w:r w:rsidRPr="007162F4">
          <w:rPr>
            <w:rStyle w:val="Hyperlink"/>
            <w:rFonts w:asciiTheme="minorHAnsi" w:eastAsiaTheme="minorHAnsi" w:hAnsiTheme="minorHAnsi" w:cstheme="minorBidi"/>
            <w:sz w:val="20"/>
            <w:szCs w:val="20"/>
          </w:rPr>
          <w:t>https://wildlife.onlinelibrary.wiley.com/doi/abs/10.1002/wmon.6</w:t>
        </w:r>
      </w:hyperlink>
    </w:p>
  </w:comment>
  <w:comment w:id="9" w:author="APC" w:date="2021-09-30T20:28:00Z" w:initials="">
    <w:p w14:paraId="000003CF" w14:textId="330E1FBC"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cites of Clevenger et al.,...there are other REFS to cite..</w:t>
      </w:r>
    </w:p>
  </w:comment>
  <w:comment w:id="10" w:author="Liam Brennan" w:date="2022-03-13T17:39:00Z" w:initials="">
    <w:p w14:paraId="000003D0" w14:textId="77777777"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alright for now Clayton?  tried to get rid of some/ replace with others.</w:t>
      </w:r>
    </w:p>
  </w:comment>
  <w:comment w:id="11" w:author="Clayton Lamb" w:date="2022-06-23T13:14:00Z" w:initials="CL">
    <w:p w14:paraId="5066A632" w14:textId="77777777" w:rsidR="00191C51" w:rsidRDefault="00191C51" w:rsidP="00EF6E1F">
      <w:r>
        <w:rPr>
          <w:rStyle w:val="CommentReference"/>
        </w:rPr>
        <w:annotationRef/>
      </w:r>
      <w:r>
        <w:rPr>
          <w:rFonts w:asciiTheme="minorHAnsi" w:eastAsiaTheme="minorHAnsi" w:hAnsiTheme="minorHAnsi" w:cstheme="minorBidi"/>
          <w:sz w:val="20"/>
          <w:szCs w:val="20"/>
        </w:rPr>
        <w:t>Yeap all good</w:t>
      </w:r>
    </w:p>
  </w:comment>
  <w:comment w:id="26" w:author="Clayton Lamb" w:date="2022-06-23T13:25:00Z" w:initials="CL">
    <w:p w14:paraId="5F313022" w14:textId="77777777" w:rsidR="00E601CD" w:rsidRDefault="00E601CD" w:rsidP="009C4331">
      <w:r>
        <w:rPr>
          <w:rStyle w:val="CommentReference"/>
        </w:rPr>
        <w:annotationRef/>
      </w:r>
      <w:r>
        <w:rPr>
          <w:rFonts w:asciiTheme="minorHAnsi" w:eastAsiaTheme="minorHAnsi" w:hAnsiTheme="minorHAnsi" w:cstheme="minorBidi"/>
          <w:sz w:val="20"/>
          <w:szCs w:val="20"/>
        </w:rPr>
        <w:t>Did we remove eco-ducts? Those big land bridges? Or are they different?</w:t>
      </w:r>
    </w:p>
  </w:comment>
  <w:comment w:id="29" w:author="Clayton Lamb" w:date="2022-06-23T13:25:00Z" w:initials="CL">
    <w:p w14:paraId="117F28F7" w14:textId="77777777" w:rsidR="00E601CD" w:rsidRDefault="00E601CD" w:rsidP="00A979C9">
      <w:r>
        <w:rPr>
          <w:rStyle w:val="CommentReference"/>
        </w:rPr>
        <w:annotationRef/>
      </w:r>
      <w:r>
        <w:rPr>
          <w:rFonts w:asciiTheme="minorHAnsi" w:eastAsiaTheme="minorHAnsi" w:hAnsiTheme="minorHAnsi" w:cstheme="minorBidi"/>
          <w:sz w:val="20"/>
          <w:szCs w:val="20"/>
        </w:rPr>
        <w:t>Is this fair?</w:t>
      </w:r>
    </w:p>
  </w:comment>
  <w:comment w:id="103" w:author="Clayton Lamb" w:date="2022-06-23T13:51:00Z" w:initials="CL">
    <w:p w14:paraId="4FCDAA31" w14:textId="77777777" w:rsidR="00CC6A78" w:rsidRDefault="00CC6A78" w:rsidP="00EE001A">
      <w:r>
        <w:rPr>
          <w:rStyle w:val="CommentReference"/>
        </w:rPr>
        <w:annotationRef/>
      </w:r>
      <w:r>
        <w:rPr>
          <w:rFonts w:asciiTheme="minorHAnsi" w:eastAsiaTheme="minorHAnsi" w:hAnsiTheme="minorHAnsi" w:cstheme="minorBidi"/>
          <w:sz w:val="20"/>
          <w:szCs w:val="20"/>
        </w:rPr>
        <w:t>Not following this sentence</w:t>
      </w:r>
    </w:p>
  </w:comment>
  <w:comment w:id="105" w:author="Clayton Lamb" w:date="2022-06-23T13:52:00Z" w:initials="CL">
    <w:p w14:paraId="52F866BC" w14:textId="77777777" w:rsidR="00CC6A78" w:rsidRDefault="00CC6A78" w:rsidP="00AE49A6">
      <w:r>
        <w:rPr>
          <w:rStyle w:val="CommentReference"/>
        </w:rPr>
        <w:annotationRef/>
      </w:r>
      <w:r>
        <w:rPr>
          <w:rFonts w:asciiTheme="minorHAnsi" w:eastAsiaTheme="minorHAnsi" w:hAnsiTheme="minorHAnsi" w:cstheme="minorBidi"/>
          <w:sz w:val="20"/>
          <w:szCs w:val="20"/>
        </w:rPr>
        <w:t>No width on the Argentina one, can it not be located?</w:t>
      </w:r>
    </w:p>
  </w:comment>
  <w:comment w:id="106" w:author="Clayton Lamb" w:date="2022-06-23T13:53:00Z" w:initials="CL">
    <w:p w14:paraId="72502CC5" w14:textId="77777777" w:rsidR="00CC6A78" w:rsidRDefault="00CC6A78" w:rsidP="00BC73DD">
      <w:r>
        <w:rPr>
          <w:rStyle w:val="CommentReference"/>
        </w:rPr>
        <w:annotationRef/>
      </w:r>
      <w:r>
        <w:rPr>
          <w:rFonts w:asciiTheme="minorHAnsi" w:eastAsiaTheme="minorHAnsi" w:hAnsiTheme="minorHAnsi" w:cstheme="minorBidi"/>
          <w:sz w:val="20"/>
          <w:szCs w:val="20"/>
        </w:rPr>
        <w:t>Need to say why I think. These structures were different or not perceived to be part of the sample, why?</w:t>
      </w:r>
    </w:p>
  </w:comment>
  <w:comment w:id="108" w:author="APC" w:date="2021-11-14T13:38:00Z" w:initials="">
    <w:p w14:paraId="000003A6" w14:textId="08D2714A"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doesnt' seem necessary to me..there will be some error (few metres) is that important?</w:t>
      </w:r>
    </w:p>
  </w:comment>
  <w:comment w:id="109" w:author="Liam Brennan" w:date="2022-05-11T01:13:00Z" w:initials="">
    <w:p w14:paraId="000003A7" w14:textId="3593952A"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we keep this?</w:t>
      </w:r>
    </w:p>
  </w:comment>
  <w:comment w:id="110" w:author="Clayton Lamb" w:date="2022-06-23T14:00:00Z" w:initials="CL">
    <w:p w14:paraId="3D554EE7" w14:textId="77777777" w:rsidR="00373E78" w:rsidRDefault="00373E78" w:rsidP="00A821CE">
      <w:r>
        <w:rPr>
          <w:rStyle w:val="CommentReference"/>
        </w:rPr>
        <w:annotationRef/>
      </w:r>
      <w:r>
        <w:rPr>
          <w:rFonts w:asciiTheme="minorHAnsi" w:eastAsiaTheme="minorHAnsi" w:hAnsiTheme="minorHAnsi" w:cstheme="minorBidi"/>
          <w:sz w:val="20"/>
          <w:szCs w:val="20"/>
        </w:rPr>
        <w:t>Yes. Reviewers are a nightmare and someone will 100% ask if GE is accurate enough. If all reviewers want it out then we can easily remove later.</w:t>
      </w:r>
    </w:p>
  </w:comment>
  <w:comment w:id="112" w:author="Clayton Lamb" w:date="2022-06-23T14:01:00Z" w:initials="CL">
    <w:p w14:paraId="06B77DC0" w14:textId="77777777" w:rsidR="00373E78" w:rsidRDefault="00373E78" w:rsidP="002441EE">
      <w:r>
        <w:rPr>
          <w:rStyle w:val="CommentReference"/>
        </w:rPr>
        <w:annotationRef/>
      </w:r>
      <w:r>
        <w:rPr>
          <w:rFonts w:asciiTheme="minorHAnsi" w:eastAsiaTheme="minorHAnsi" w:hAnsiTheme="minorHAnsi" w:cstheme="minorBidi"/>
          <w:sz w:val="20"/>
          <w:szCs w:val="20"/>
        </w:rPr>
        <w:t>Love this</w:t>
      </w:r>
    </w:p>
  </w:comment>
  <w:comment w:id="111" w:author="Liam Brennan" w:date="2022-05-08T15:05:00Z" w:initials="">
    <w:p w14:paraId="00000398" w14:textId="485FD94F"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Legend Embedded</w:t>
      </w:r>
    </w:p>
  </w:comment>
  <w:comment w:id="114" w:author="Liam Brennan" w:date="2022-05-08T21:03:00Z" w:initials="">
    <w:p w14:paraId="000003CA" w14:textId="77777777"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 legend</w:t>
      </w:r>
    </w:p>
  </w:comment>
  <w:comment w:id="116" w:author="Liam Brennan" w:date="2022-04-10T12:57:00Z" w:initials="">
    <w:p w14:paraId="000003A0" w14:textId="77777777"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Clayton, maybe you could make a similar figure?</w:t>
      </w:r>
    </w:p>
  </w:comment>
  <w:comment w:id="118" w:author="Clayton Lamb" w:date="2022-06-23T14:08:00Z" w:initials="CL">
    <w:p w14:paraId="43F488A6" w14:textId="77777777" w:rsidR="0015145E" w:rsidRDefault="0015145E" w:rsidP="00CD5D3B">
      <w:r>
        <w:rPr>
          <w:rStyle w:val="CommentReference"/>
        </w:rPr>
        <w:annotationRef/>
      </w:r>
      <w:r>
        <w:rPr>
          <w:rFonts w:asciiTheme="minorHAnsi" w:eastAsiaTheme="minorHAnsi" w:hAnsiTheme="minorHAnsi" w:cstheme="minorBidi"/>
          <w:sz w:val="20"/>
          <w:szCs w:val="20"/>
        </w:rPr>
        <w:t>Someone will ask why here? Maybe just add a sentence or two about why we picked it. You already have montane region which is good and similar intent (large mammals). Say good monitoring by agencies, similar assemblage of large mammals, interconnected systems., access to data, etc etc. Just need to justify why here and not Korea or something?</w:t>
      </w:r>
    </w:p>
  </w:comment>
  <w:comment w:id="123" w:author="Clayton Lamb" w:date="2022-06-23T14:22:00Z" w:initials="CL">
    <w:p w14:paraId="2BF146FE" w14:textId="77777777" w:rsidR="00CE3440" w:rsidRDefault="00CE3440" w:rsidP="00F75773">
      <w:r>
        <w:rPr>
          <w:rStyle w:val="CommentReference"/>
        </w:rPr>
        <w:annotationRef/>
      </w:r>
      <w:r>
        <w:rPr>
          <w:rFonts w:asciiTheme="minorHAnsi" w:eastAsiaTheme="minorHAnsi" w:hAnsiTheme="minorHAnsi" w:cstheme="minorBidi"/>
          <w:sz w:val="20"/>
          <w:szCs w:val="20"/>
        </w:rPr>
        <w:t>Write out? Or is it defined above?</w:t>
      </w:r>
    </w:p>
  </w:comment>
  <w:comment w:id="126" w:author="Liam Brennan" w:date="2022-05-10T15:38:00Z" w:initials="">
    <w:p w14:paraId="000003CB" w14:textId="623D4335"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 with statistical analysis</w:t>
      </w:r>
    </w:p>
  </w:comment>
  <w:comment w:id="170" w:author="Liam Brennan" w:date="2022-04-10T16:54:00Z" w:initials="">
    <w:p w14:paraId="000003C6" w14:textId="77777777"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be revised with new data</w:t>
      </w:r>
    </w:p>
  </w:comment>
  <w:comment w:id="171" w:author="Liam Brennan" w:date="2022-05-09T11:36:00Z" w:initials="">
    <w:p w14:paraId="000003BF" w14:textId="77777777"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please note that the resolution for the three “missing overpasses” was improved so I was able to make measurements in GE for all 12 PNW structures, please ensure figure has all 12.</w:t>
      </w:r>
    </w:p>
  </w:comment>
  <w:comment w:id="172" w:author="Liam Brennan" w:date="2022-05-07T15:39:00Z" w:initials="">
    <w:p w14:paraId="000003C4" w14:textId="77777777"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 adding axis titles</w:t>
      </w:r>
    </w:p>
  </w:comment>
  <w:comment w:id="190" w:author="Clayton Lamb" w:date="2022-06-23T14:33:00Z" w:initials="CL">
    <w:p w14:paraId="3FEE1C9D" w14:textId="77777777" w:rsidR="00485ECC" w:rsidRDefault="00485ECC" w:rsidP="00053AFC">
      <w:r>
        <w:rPr>
          <w:rStyle w:val="CommentReference"/>
        </w:rPr>
        <w:annotationRef/>
      </w:r>
      <w:r>
        <w:rPr>
          <w:rFonts w:asciiTheme="minorHAnsi" w:eastAsiaTheme="minorHAnsi" w:hAnsiTheme="minorHAnsi" w:cstheme="minorBidi"/>
          <w:sz w:val="20"/>
          <w:szCs w:val="20"/>
        </w:rPr>
        <w:t>96 is the # with dimensions?</w:t>
      </w:r>
    </w:p>
  </w:comment>
  <w:comment w:id="193" w:author="Clayton Lamb" w:date="2022-06-23T14:34:00Z" w:initials="CL">
    <w:p w14:paraId="5E0ACF77" w14:textId="77777777" w:rsidR="00E25DAE" w:rsidRDefault="00E25DAE" w:rsidP="001673FB">
      <w:r>
        <w:rPr>
          <w:rStyle w:val="CommentReference"/>
        </w:rPr>
        <w:annotationRef/>
      </w:r>
      <w:r>
        <w:rPr>
          <w:rFonts w:asciiTheme="minorHAnsi" w:eastAsiaTheme="minorHAnsi" w:hAnsiTheme="minorHAnsi" w:cstheme="minorBidi"/>
          <w:sz w:val="20"/>
          <w:szCs w:val="20"/>
        </w:rPr>
        <w:t>“However, even if we had included these X structures, we would have Y% structures &gt;50 m”</w:t>
      </w:r>
    </w:p>
  </w:comment>
  <w:comment w:id="202" w:author="Clayton Lamb" w:date="2022-06-23T14:37:00Z" w:initials="CL">
    <w:p w14:paraId="45735DEE" w14:textId="77777777" w:rsidR="00E25DAE" w:rsidRDefault="00E25DAE" w:rsidP="00EB4615">
      <w:r>
        <w:rPr>
          <w:rStyle w:val="CommentReference"/>
        </w:rPr>
        <w:annotationRef/>
      </w:r>
      <w:r>
        <w:rPr>
          <w:rFonts w:asciiTheme="minorHAnsi" w:eastAsiaTheme="minorHAnsi" w:hAnsiTheme="minorHAnsi" w:cstheme="minorBidi"/>
          <w:sz w:val="20"/>
          <w:szCs w:val="20"/>
        </w:rPr>
        <w:t>Is the 50m from Clevengers inside or outside do you think?? Reviewers will likely ask this</w:t>
      </w:r>
    </w:p>
  </w:comment>
  <w:comment w:id="203" w:author="Clayton Lamb" w:date="2022-06-23T14:38:00Z" w:initials="CL">
    <w:p w14:paraId="22E31185" w14:textId="77777777" w:rsidR="00E25DAE" w:rsidRDefault="00E25DAE" w:rsidP="00EC65EA">
      <w:r>
        <w:rPr>
          <w:rStyle w:val="CommentReference"/>
        </w:rPr>
        <w:annotationRef/>
      </w:r>
      <w:r>
        <w:rPr>
          <w:rFonts w:asciiTheme="minorHAnsi" w:eastAsiaTheme="minorHAnsi" w:hAnsiTheme="minorHAnsi" w:cstheme="minorBidi"/>
          <w:sz w:val="20"/>
          <w:szCs w:val="20"/>
        </w:rPr>
        <w:t>Nice</w:t>
      </w:r>
    </w:p>
  </w:comment>
  <w:comment w:id="318" w:author="Clayton Lamb" w:date="2022-06-23T17:19:00Z" w:initials="CL">
    <w:p w14:paraId="0810706C" w14:textId="77777777" w:rsidR="00447B7E" w:rsidRDefault="00447B7E" w:rsidP="00FD690F">
      <w:r>
        <w:rPr>
          <w:rStyle w:val="CommentReference"/>
        </w:rPr>
        <w:annotationRef/>
      </w:r>
      <w:r>
        <w:rPr>
          <w:rFonts w:asciiTheme="minorHAnsi" w:eastAsiaTheme="minorHAnsi" w:hAnsiTheme="minorHAnsi" w:cstheme="minorBidi"/>
          <w:sz w:val="20"/>
          <w:szCs w:val="20"/>
        </w:rPr>
        <w:t>What is this?</w:t>
      </w:r>
    </w:p>
  </w:comment>
  <w:comment w:id="320" w:author="Liam Brennan" w:date="2022-05-11T19:02:00Z" w:initials="LB">
    <w:p w14:paraId="231E3EAD" w14:textId="79B59747" w:rsidR="00710A08" w:rsidRDefault="00710A08">
      <w:pPr>
        <w:pStyle w:val="CommentText"/>
      </w:pPr>
      <w:r>
        <w:rPr>
          <w:rStyle w:val="CommentReference"/>
        </w:rPr>
        <w:annotationRef/>
      </w:r>
      <w:r>
        <w:t>Not sure how to cite data received from Parks Cananda and MOTI, and Washington folks</w:t>
      </w:r>
    </w:p>
  </w:comment>
  <w:comment w:id="321" w:author="Liam Brennan" w:date="2022-05-09T14:53:00Z" w:initials="">
    <w:p w14:paraId="000003D2" w14:textId="42D153D8" w:rsidR="00710A08" w:rsidRDefault="00710A0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Clayton, if it isn’t too strenuous could you confirm that these regressions do not produce statistically significant relationships? These grouping could help support arguments in the discussion to disprove the </w:t>
      </w:r>
      <w:r>
        <w:rPr>
          <w:rFonts w:ascii="Arial" w:eastAsia="Arial" w:hAnsi="Arial" w:cs="Arial"/>
          <w:color w:val="000000"/>
          <w:sz w:val="22"/>
          <w:szCs w:val="22"/>
        </w:rPr>
        <w:t>Dennebom et al., 2021 paper that finds a negative width relationship with ungulates. It may be worthwhile reporting correlation coefficients or p values? What do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F6414" w15:done="0"/>
  <w15:commentEx w15:paraId="55121DCD" w15:done="0"/>
  <w15:commentEx w15:paraId="000003CF" w15:done="0"/>
  <w15:commentEx w15:paraId="000003D0" w15:paraIdParent="000003CF" w15:done="0"/>
  <w15:commentEx w15:paraId="5066A632" w15:paraIdParent="000003CF" w15:done="0"/>
  <w15:commentEx w15:paraId="5F313022" w15:done="0"/>
  <w15:commentEx w15:paraId="117F28F7" w15:done="0"/>
  <w15:commentEx w15:paraId="4FCDAA31" w15:done="0"/>
  <w15:commentEx w15:paraId="52F866BC" w15:done="0"/>
  <w15:commentEx w15:paraId="72502CC5" w15:done="0"/>
  <w15:commentEx w15:paraId="000003A6" w15:done="0"/>
  <w15:commentEx w15:paraId="000003A7" w15:paraIdParent="000003A6" w15:done="0"/>
  <w15:commentEx w15:paraId="3D554EE7" w15:paraIdParent="000003A6" w15:done="0"/>
  <w15:commentEx w15:paraId="06B77DC0" w15:done="0"/>
  <w15:commentEx w15:paraId="00000398" w15:done="0"/>
  <w15:commentEx w15:paraId="000003CA" w15:done="0"/>
  <w15:commentEx w15:paraId="000003A0" w15:done="0"/>
  <w15:commentEx w15:paraId="43F488A6" w15:done="0"/>
  <w15:commentEx w15:paraId="2BF146FE" w15:done="0"/>
  <w15:commentEx w15:paraId="000003CB" w15:done="1"/>
  <w15:commentEx w15:paraId="000003C6" w15:done="1"/>
  <w15:commentEx w15:paraId="000003BF" w15:done="1"/>
  <w15:commentEx w15:paraId="000003C4" w15:done="1"/>
  <w15:commentEx w15:paraId="3FEE1C9D" w15:done="0"/>
  <w15:commentEx w15:paraId="5E0ACF77" w15:done="0"/>
  <w15:commentEx w15:paraId="45735DEE" w15:done="0"/>
  <w15:commentEx w15:paraId="22E31185" w15:done="0"/>
  <w15:commentEx w15:paraId="0810706C" w15:done="0"/>
  <w15:commentEx w15:paraId="231E3EAD" w15:done="0"/>
  <w15:commentEx w15:paraId="000003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E453" w16cex:dateUtc="2022-06-23T19:08:00Z"/>
  <w16cex:commentExtensible w16cex:durableId="265EE4F9" w16cex:dateUtc="2022-06-23T19:11:00Z"/>
  <w16cex:commentExtensible w16cex:durableId="265EE5C3" w16cex:dateUtc="2022-06-23T19:14:00Z"/>
  <w16cex:commentExtensible w16cex:durableId="265EE84F" w16cex:dateUtc="2022-06-23T19:25:00Z"/>
  <w16cex:commentExtensible w16cex:durableId="265EE858" w16cex:dateUtc="2022-06-23T19:25:00Z"/>
  <w16cex:commentExtensible w16cex:durableId="265EEE7A" w16cex:dateUtc="2022-06-23T19:51:00Z"/>
  <w16cex:commentExtensible w16cex:durableId="265EEE99" w16cex:dateUtc="2022-06-23T19:52:00Z"/>
  <w16cex:commentExtensible w16cex:durableId="265EEEC8" w16cex:dateUtc="2022-06-23T19:53:00Z"/>
  <w16cex:commentExtensible w16cex:durableId="265EF095" w16cex:dateUtc="2022-06-23T20:00:00Z"/>
  <w16cex:commentExtensible w16cex:durableId="265EF0CD" w16cex:dateUtc="2022-06-23T20:01:00Z"/>
  <w16cex:commentExtensible w16cex:durableId="265EF26E" w16cex:dateUtc="2022-06-23T20:08:00Z"/>
  <w16cex:commentExtensible w16cex:durableId="265EF5B0" w16cex:dateUtc="2022-06-23T20:22:00Z"/>
  <w16cex:commentExtensible w16cex:durableId="265EF822" w16cex:dateUtc="2022-06-23T20:33:00Z"/>
  <w16cex:commentExtensible w16cex:durableId="265EF875" w16cex:dateUtc="2022-06-23T20:34:00Z"/>
  <w16cex:commentExtensible w16cex:durableId="265EF90E" w16cex:dateUtc="2022-06-23T20:37:00Z"/>
  <w16cex:commentExtensible w16cex:durableId="265EF94A" w16cex:dateUtc="2022-06-23T20:38:00Z"/>
  <w16cex:commentExtensible w16cex:durableId="265F1F2E" w16cex:dateUtc="2022-06-23T2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F6414" w16cid:durableId="265EE453"/>
  <w16cid:commentId w16cid:paraId="55121DCD" w16cid:durableId="265EE4F9"/>
  <w16cid:commentId w16cid:paraId="000003CF" w16cid:durableId="2625FF34"/>
  <w16cid:commentId w16cid:paraId="000003D0" w16cid:durableId="2625FF33"/>
  <w16cid:commentId w16cid:paraId="5066A632" w16cid:durableId="265EE5C3"/>
  <w16cid:commentId w16cid:paraId="5F313022" w16cid:durableId="265EE84F"/>
  <w16cid:commentId w16cid:paraId="117F28F7" w16cid:durableId="265EE858"/>
  <w16cid:commentId w16cid:paraId="4FCDAA31" w16cid:durableId="265EEE7A"/>
  <w16cid:commentId w16cid:paraId="52F866BC" w16cid:durableId="265EEE99"/>
  <w16cid:commentId w16cid:paraId="72502CC5" w16cid:durableId="265EEEC8"/>
  <w16cid:commentId w16cid:paraId="000003A6" w16cid:durableId="2625FF1A"/>
  <w16cid:commentId w16cid:paraId="000003A7" w16cid:durableId="2625FF19"/>
  <w16cid:commentId w16cid:paraId="3D554EE7" w16cid:durableId="265EF095"/>
  <w16cid:commentId w16cid:paraId="06B77DC0" w16cid:durableId="265EF0CD"/>
  <w16cid:commentId w16cid:paraId="00000398" w16cid:durableId="2625FF18"/>
  <w16cid:commentId w16cid:paraId="000003CA" w16cid:durableId="2625FF17"/>
  <w16cid:commentId w16cid:paraId="000003A0" w16cid:durableId="2625FF16"/>
  <w16cid:commentId w16cid:paraId="43F488A6" w16cid:durableId="265EF26E"/>
  <w16cid:commentId w16cid:paraId="2BF146FE" w16cid:durableId="265EF5B0"/>
  <w16cid:commentId w16cid:paraId="000003CB" w16cid:durableId="2625FF0F"/>
  <w16cid:commentId w16cid:paraId="000003C6" w16cid:durableId="2625FF0E"/>
  <w16cid:commentId w16cid:paraId="000003BF" w16cid:durableId="2625FF0B"/>
  <w16cid:commentId w16cid:paraId="000003C4" w16cid:durableId="2625FF0A"/>
  <w16cid:commentId w16cid:paraId="3FEE1C9D" w16cid:durableId="265EF822"/>
  <w16cid:commentId w16cid:paraId="5E0ACF77" w16cid:durableId="265EF875"/>
  <w16cid:commentId w16cid:paraId="45735DEE" w16cid:durableId="265EF90E"/>
  <w16cid:commentId w16cid:paraId="22E31185" w16cid:durableId="265EF94A"/>
  <w16cid:commentId w16cid:paraId="0810706C" w16cid:durableId="265F1F2E"/>
  <w16cid:commentId w16cid:paraId="231E3EAD" w16cid:durableId="262686E3"/>
  <w16cid:commentId w16cid:paraId="000003D2" w16cid:durableId="2625FE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073F9" w14:textId="77777777" w:rsidR="00120B73" w:rsidRDefault="00120B73">
      <w:r>
        <w:separator/>
      </w:r>
    </w:p>
  </w:endnote>
  <w:endnote w:type="continuationSeparator" w:id="0">
    <w:p w14:paraId="417C3348" w14:textId="77777777" w:rsidR="00120B73" w:rsidRDefault="00120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96" w14:textId="77777777" w:rsidR="00710A08" w:rsidRDefault="00710A08">
    <w:pPr>
      <w:pBdr>
        <w:top w:val="nil"/>
        <w:left w:val="nil"/>
        <w:bottom w:val="nil"/>
        <w:right w:val="nil"/>
        <w:between w:val="nil"/>
      </w:pBd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397" w14:textId="77777777" w:rsidR="00710A08" w:rsidRDefault="00710A08">
    <w:pPr>
      <w:pBdr>
        <w:top w:val="nil"/>
        <w:left w:val="nil"/>
        <w:bottom w:val="nil"/>
        <w:right w:val="nil"/>
        <w:between w:val="nil"/>
      </w:pBdr>
      <w:tabs>
        <w:tab w:val="center" w:pos="4680"/>
        <w:tab w:val="right" w:pos="9360"/>
      </w:tabs>
      <w:ind w:right="360"/>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94" w14:textId="65FEED78" w:rsidR="00710A08" w:rsidRDefault="00710A08">
    <w:pPr>
      <w:pBdr>
        <w:top w:val="nil"/>
        <w:left w:val="nil"/>
        <w:bottom w:val="nil"/>
        <w:right w:val="nil"/>
        <w:between w:val="nil"/>
      </w:pBd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00000395" w14:textId="77777777" w:rsidR="00710A08" w:rsidRDefault="00710A08">
    <w:pPr>
      <w:pBdr>
        <w:top w:val="nil"/>
        <w:left w:val="nil"/>
        <w:bottom w:val="nil"/>
        <w:right w:val="nil"/>
        <w:between w:val="nil"/>
      </w:pBdr>
      <w:tabs>
        <w:tab w:val="center" w:pos="4680"/>
        <w:tab w:val="right" w:pos="9360"/>
      </w:tabs>
      <w:ind w:right="360"/>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048FB" w14:textId="77777777" w:rsidR="00120B73" w:rsidRDefault="00120B73">
      <w:r>
        <w:separator/>
      </w:r>
    </w:p>
  </w:footnote>
  <w:footnote w:type="continuationSeparator" w:id="0">
    <w:p w14:paraId="6150EC0E" w14:textId="77777777" w:rsidR="00120B73" w:rsidRDefault="00120B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E4F"/>
    <w:multiLevelType w:val="multilevel"/>
    <w:tmpl w:val="4F587040"/>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1" w15:restartNumberingAfterBreak="0">
    <w:nsid w:val="01EF6C8F"/>
    <w:multiLevelType w:val="multilevel"/>
    <w:tmpl w:val="E3B2B0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957082"/>
    <w:multiLevelType w:val="multilevel"/>
    <w:tmpl w:val="9BD00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19728E"/>
    <w:multiLevelType w:val="hybridMultilevel"/>
    <w:tmpl w:val="496C12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7843BC"/>
    <w:multiLevelType w:val="multilevel"/>
    <w:tmpl w:val="8E70D7A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39E3C20"/>
    <w:multiLevelType w:val="multilevel"/>
    <w:tmpl w:val="9BD00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D8C3D37"/>
    <w:multiLevelType w:val="multilevel"/>
    <w:tmpl w:val="4EA6C710"/>
    <w:lvl w:ilvl="0">
      <w:start w:val="1"/>
      <w:numFmt w:val="decimal"/>
      <w:lvlText w:val="%1."/>
      <w:lvlJc w:val="left"/>
      <w:pPr>
        <w:ind w:left="720" w:hanging="360"/>
      </w:pPr>
      <w:rPr>
        <w:b w:val="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E3A7F2C"/>
    <w:multiLevelType w:val="multilevel"/>
    <w:tmpl w:val="1B503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D6A1C81"/>
    <w:multiLevelType w:val="multilevel"/>
    <w:tmpl w:val="90AEE58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530416824">
    <w:abstractNumId w:val="5"/>
  </w:num>
  <w:num w:numId="2" w16cid:durableId="1759399440">
    <w:abstractNumId w:val="0"/>
  </w:num>
  <w:num w:numId="3" w16cid:durableId="1216814376">
    <w:abstractNumId w:val="7"/>
  </w:num>
  <w:num w:numId="4" w16cid:durableId="1938051317">
    <w:abstractNumId w:val="6"/>
  </w:num>
  <w:num w:numId="5" w16cid:durableId="884367503">
    <w:abstractNumId w:val="1"/>
  </w:num>
  <w:num w:numId="6" w16cid:durableId="653484212">
    <w:abstractNumId w:val="4"/>
  </w:num>
  <w:num w:numId="7" w16cid:durableId="1644581027">
    <w:abstractNumId w:val="3"/>
  </w:num>
  <w:num w:numId="8" w16cid:durableId="1656644553">
    <w:abstractNumId w:val="8"/>
  </w:num>
  <w:num w:numId="9" w16cid:durableId="13158384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rson w15:author="Liam Brennan">
    <w15:presenceInfo w15:providerId="None" w15:userId="Lia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A7C"/>
    <w:rsid w:val="000105E1"/>
    <w:rsid w:val="000233AD"/>
    <w:rsid w:val="00032175"/>
    <w:rsid w:val="000446F0"/>
    <w:rsid w:val="000548F0"/>
    <w:rsid w:val="00060C50"/>
    <w:rsid w:val="00063981"/>
    <w:rsid w:val="00070502"/>
    <w:rsid w:val="0007350F"/>
    <w:rsid w:val="000842F2"/>
    <w:rsid w:val="000904A2"/>
    <w:rsid w:val="0009262A"/>
    <w:rsid w:val="000B7DD9"/>
    <w:rsid w:val="000D1F53"/>
    <w:rsid w:val="000F150A"/>
    <w:rsid w:val="000F2C17"/>
    <w:rsid w:val="001172C8"/>
    <w:rsid w:val="00120B73"/>
    <w:rsid w:val="00132F75"/>
    <w:rsid w:val="00142656"/>
    <w:rsid w:val="0014351E"/>
    <w:rsid w:val="0015145E"/>
    <w:rsid w:val="00152D85"/>
    <w:rsid w:val="0016723C"/>
    <w:rsid w:val="00173084"/>
    <w:rsid w:val="00173FEB"/>
    <w:rsid w:val="0018354E"/>
    <w:rsid w:val="00183E0E"/>
    <w:rsid w:val="00184F92"/>
    <w:rsid w:val="001872A8"/>
    <w:rsid w:val="00187B2A"/>
    <w:rsid w:val="00191C51"/>
    <w:rsid w:val="00191EFA"/>
    <w:rsid w:val="00196219"/>
    <w:rsid w:val="00196BDC"/>
    <w:rsid w:val="001C180F"/>
    <w:rsid w:val="001D3618"/>
    <w:rsid w:val="001E3A79"/>
    <w:rsid w:val="001E5885"/>
    <w:rsid w:val="00201F6C"/>
    <w:rsid w:val="00211F05"/>
    <w:rsid w:val="00213BFC"/>
    <w:rsid w:val="00223480"/>
    <w:rsid w:val="002244B8"/>
    <w:rsid w:val="00234351"/>
    <w:rsid w:val="0024545B"/>
    <w:rsid w:val="0025434F"/>
    <w:rsid w:val="002645EB"/>
    <w:rsid w:val="002A04A8"/>
    <w:rsid w:val="002B1E97"/>
    <w:rsid w:val="002B69FE"/>
    <w:rsid w:val="002C27F1"/>
    <w:rsid w:val="002D0DCD"/>
    <w:rsid w:val="002D0FCE"/>
    <w:rsid w:val="002D21AF"/>
    <w:rsid w:val="002E0C05"/>
    <w:rsid w:val="0030193F"/>
    <w:rsid w:val="0031521E"/>
    <w:rsid w:val="003545E3"/>
    <w:rsid w:val="00356E85"/>
    <w:rsid w:val="00357E1B"/>
    <w:rsid w:val="00363A05"/>
    <w:rsid w:val="003662A6"/>
    <w:rsid w:val="003737C6"/>
    <w:rsid w:val="00373E78"/>
    <w:rsid w:val="00383408"/>
    <w:rsid w:val="003B70A6"/>
    <w:rsid w:val="003F0092"/>
    <w:rsid w:val="003F599A"/>
    <w:rsid w:val="004038F7"/>
    <w:rsid w:val="004075B7"/>
    <w:rsid w:val="00416EE6"/>
    <w:rsid w:val="00420FF3"/>
    <w:rsid w:val="00441F1F"/>
    <w:rsid w:val="004447FF"/>
    <w:rsid w:val="00447019"/>
    <w:rsid w:val="00447B7E"/>
    <w:rsid w:val="00454794"/>
    <w:rsid w:val="00456033"/>
    <w:rsid w:val="00466A43"/>
    <w:rsid w:val="00471D46"/>
    <w:rsid w:val="004800B2"/>
    <w:rsid w:val="00485ECC"/>
    <w:rsid w:val="004A0568"/>
    <w:rsid w:val="004C6232"/>
    <w:rsid w:val="004C6573"/>
    <w:rsid w:val="004C7604"/>
    <w:rsid w:val="004E2F3D"/>
    <w:rsid w:val="004E554D"/>
    <w:rsid w:val="00514C5A"/>
    <w:rsid w:val="00521AE7"/>
    <w:rsid w:val="005236A6"/>
    <w:rsid w:val="00543297"/>
    <w:rsid w:val="00562FF2"/>
    <w:rsid w:val="00582D35"/>
    <w:rsid w:val="005A1E41"/>
    <w:rsid w:val="005A39CC"/>
    <w:rsid w:val="005B214E"/>
    <w:rsid w:val="005C05C1"/>
    <w:rsid w:val="005E3300"/>
    <w:rsid w:val="005E3C4E"/>
    <w:rsid w:val="0061212D"/>
    <w:rsid w:val="00615FBA"/>
    <w:rsid w:val="00622605"/>
    <w:rsid w:val="00637A41"/>
    <w:rsid w:val="00640B0D"/>
    <w:rsid w:val="00646AD3"/>
    <w:rsid w:val="006556A2"/>
    <w:rsid w:val="0067422A"/>
    <w:rsid w:val="006753E9"/>
    <w:rsid w:val="0068119C"/>
    <w:rsid w:val="00690DFA"/>
    <w:rsid w:val="00696127"/>
    <w:rsid w:val="006A1887"/>
    <w:rsid w:val="006A4660"/>
    <w:rsid w:val="006B112D"/>
    <w:rsid w:val="006B1E01"/>
    <w:rsid w:val="006B4FE3"/>
    <w:rsid w:val="006D12EB"/>
    <w:rsid w:val="006D69D1"/>
    <w:rsid w:val="006E484F"/>
    <w:rsid w:val="006E6091"/>
    <w:rsid w:val="00705568"/>
    <w:rsid w:val="00710A08"/>
    <w:rsid w:val="007114F5"/>
    <w:rsid w:val="007237DD"/>
    <w:rsid w:val="00760A7C"/>
    <w:rsid w:val="00761152"/>
    <w:rsid w:val="00762957"/>
    <w:rsid w:val="00763B08"/>
    <w:rsid w:val="00764823"/>
    <w:rsid w:val="00765368"/>
    <w:rsid w:val="007734A9"/>
    <w:rsid w:val="00773963"/>
    <w:rsid w:val="00773BF7"/>
    <w:rsid w:val="00775A5E"/>
    <w:rsid w:val="00775C26"/>
    <w:rsid w:val="0078702B"/>
    <w:rsid w:val="0079267D"/>
    <w:rsid w:val="007A0DCF"/>
    <w:rsid w:val="007D61D3"/>
    <w:rsid w:val="007E12FC"/>
    <w:rsid w:val="007E6E9D"/>
    <w:rsid w:val="00823969"/>
    <w:rsid w:val="00834BC2"/>
    <w:rsid w:val="00837637"/>
    <w:rsid w:val="00841690"/>
    <w:rsid w:val="008469DA"/>
    <w:rsid w:val="00855B65"/>
    <w:rsid w:val="0088434D"/>
    <w:rsid w:val="00890AE3"/>
    <w:rsid w:val="008976EA"/>
    <w:rsid w:val="008C029F"/>
    <w:rsid w:val="008D1CB0"/>
    <w:rsid w:val="008D592A"/>
    <w:rsid w:val="008E6F50"/>
    <w:rsid w:val="008E7E0D"/>
    <w:rsid w:val="008F0799"/>
    <w:rsid w:val="008F2156"/>
    <w:rsid w:val="008F5294"/>
    <w:rsid w:val="009039AB"/>
    <w:rsid w:val="0091302E"/>
    <w:rsid w:val="00917468"/>
    <w:rsid w:val="009255F6"/>
    <w:rsid w:val="00931CA8"/>
    <w:rsid w:val="00936615"/>
    <w:rsid w:val="00937D83"/>
    <w:rsid w:val="0094096A"/>
    <w:rsid w:val="00946578"/>
    <w:rsid w:val="00985D6B"/>
    <w:rsid w:val="0099017F"/>
    <w:rsid w:val="009B1EE5"/>
    <w:rsid w:val="009B5736"/>
    <w:rsid w:val="009E5243"/>
    <w:rsid w:val="00A030CA"/>
    <w:rsid w:val="00A072B6"/>
    <w:rsid w:val="00A074F5"/>
    <w:rsid w:val="00A2481B"/>
    <w:rsid w:val="00A31DEE"/>
    <w:rsid w:val="00A324CD"/>
    <w:rsid w:val="00A44F96"/>
    <w:rsid w:val="00A54A91"/>
    <w:rsid w:val="00A901D6"/>
    <w:rsid w:val="00AC12E6"/>
    <w:rsid w:val="00AC203F"/>
    <w:rsid w:val="00AE0105"/>
    <w:rsid w:val="00AF198C"/>
    <w:rsid w:val="00AF6A46"/>
    <w:rsid w:val="00B22D27"/>
    <w:rsid w:val="00B239AB"/>
    <w:rsid w:val="00B245F3"/>
    <w:rsid w:val="00B27327"/>
    <w:rsid w:val="00B44BB9"/>
    <w:rsid w:val="00B566D7"/>
    <w:rsid w:val="00B604AC"/>
    <w:rsid w:val="00B7585C"/>
    <w:rsid w:val="00BB1E2E"/>
    <w:rsid w:val="00BB258C"/>
    <w:rsid w:val="00BC6F34"/>
    <w:rsid w:val="00BD2AC4"/>
    <w:rsid w:val="00BE32FF"/>
    <w:rsid w:val="00BE48AF"/>
    <w:rsid w:val="00BF3D86"/>
    <w:rsid w:val="00C065DF"/>
    <w:rsid w:val="00C35208"/>
    <w:rsid w:val="00C51AF8"/>
    <w:rsid w:val="00C71066"/>
    <w:rsid w:val="00C7510F"/>
    <w:rsid w:val="00C76010"/>
    <w:rsid w:val="00C84D8E"/>
    <w:rsid w:val="00CA17B5"/>
    <w:rsid w:val="00CA46AB"/>
    <w:rsid w:val="00CA6142"/>
    <w:rsid w:val="00CB2909"/>
    <w:rsid w:val="00CB2ED3"/>
    <w:rsid w:val="00CB5977"/>
    <w:rsid w:val="00CC06B0"/>
    <w:rsid w:val="00CC6A78"/>
    <w:rsid w:val="00CC7558"/>
    <w:rsid w:val="00CE3440"/>
    <w:rsid w:val="00CE3F4C"/>
    <w:rsid w:val="00CE40DC"/>
    <w:rsid w:val="00CF09B5"/>
    <w:rsid w:val="00D011EC"/>
    <w:rsid w:val="00D15BA3"/>
    <w:rsid w:val="00D27DBE"/>
    <w:rsid w:val="00D3315D"/>
    <w:rsid w:val="00D6366B"/>
    <w:rsid w:val="00D666EC"/>
    <w:rsid w:val="00D72C18"/>
    <w:rsid w:val="00D778AB"/>
    <w:rsid w:val="00D904CB"/>
    <w:rsid w:val="00DA4310"/>
    <w:rsid w:val="00DB3C6A"/>
    <w:rsid w:val="00DC1A56"/>
    <w:rsid w:val="00DD385F"/>
    <w:rsid w:val="00DF129C"/>
    <w:rsid w:val="00DF3727"/>
    <w:rsid w:val="00DF6256"/>
    <w:rsid w:val="00E25DAE"/>
    <w:rsid w:val="00E33950"/>
    <w:rsid w:val="00E3674E"/>
    <w:rsid w:val="00E44E99"/>
    <w:rsid w:val="00E601CD"/>
    <w:rsid w:val="00E67270"/>
    <w:rsid w:val="00E7124A"/>
    <w:rsid w:val="00E74753"/>
    <w:rsid w:val="00E76AEC"/>
    <w:rsid w:val="00E90AFB"/>
    <w:rsid w:val="00E96E78"/>
    <w:rsid w:val="00EC1A79"/>
    <w:rsid w:val="00ED1313"/>
    <w:rsid w:val="00EE181B"/>
    <w:rsid w:val="00EF1A00"/>
    <w:rsid w:val="00EF1ECC"/>
    <w:rsid w:val="00EF5B19"/>
    <w:rsid w:val="00F00825"/>
    <w:rsid w:val="00F134AA"/>
    <w:rsid w:val="00F175EC"/>
    <w:rsid w:val="00F23397"/>
    <w:rsid w:val="00F507D1"/>
    <w:rsid w:val="00F52C78"/>
    <w:rsid w:val="00F71F48"/>
    <w:rsid w:val="00F85B1F"/>
    <w:rsid w:val="00F960C0"/>
    <w:rsid w:val="00FA34AD"/>
    <w:rsid w:val="00FA5D68"/>
    <w:rsid w:val="00FD169F"/>
    <w:rsid w:val="00FF237E"/>
    <w:rsid w:val="00FF39DC"/>
    <w:rsid w:val="00FF49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1C89BD7"/>
  <w15:docId w15:val="{6D908271-F942-ED40-AADD-564A5898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2C6"/>
  </w:style>
  <w:style w:type="paragraph" w:styleId="Heading1">
    <w:name w:val="heading 1"/>
    <w:next w:val="Normal"/>
    <w:link w:val="Heading1Char"/>
    <w:uiPriority w:val="9"/>
    <w:qFormat/>
    <w:rsid w:val="00264E36"/>
    <w:pPr>
      <w:keepNext/>
      <w:numPr>
        <w:numId w:val="2"/>
      </w:numPr>
      <w:spacing w:after="120" w:line="360" w:lineRule="auto"/>
      <w:outlineLvl w:val="0"/>
    </w:pPr>
    <w:rPr>
      <w:b/>
      <w:bCs/>
      <w:kern w:val="32"/>
      <w:sz w:val="32"/>
      <w:szCs w:val="32"/>
    </w:rPr>
  </w:style>
  <w:style w:type="paragraph" w:styleId="Heading2">
    <w:name w:val="heading 2"/>
    <w:basedOn w:val="Normal"/>
    <w:next w:val="Normal"/>
    <w:link w:val="Heading2Char"/>
    <w:uiPriority w:val="9"/>
    <w:semiHidden/>
    <w:unhideWhenUsed/>
    <w:qFormat/>
    <w:rsid w:val="00264E36"/>
    <w:pPr>
      <w:keepNext/>
      <w:keepLines/>
      <w:numPr>
        <w:ilvl w:val="1"/>
        <w:numId w:val="2"/>
      </w:numPr>
      <w:spacing w:before="4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264E36"/>
    <w:pPr>
      <w:keepNext/>
      <w:keepLines/>
      <w:numPr>
        <w:ilvl w:val="2"/>
        <w:numId w:val="2"/>
      </w:numPr>
      <w:spacing w:before="200" w:line="360" w:lineRule="auto"/>
      <w:outlineLvl w:val="2"/>
    </w:pPr>
    <w:rPr>
      <w:rFonts w:eastAsiaTheme="majorEastAsia" w:cstheme="majorBidi"/>
      <w:bCs/>
      <w:i/>
      <w:color w:val="000000" w:themeColor="text1"/>
      <w:szCs w:val="22"/>
      <w:lang w:val="en-US"/>
    </w:rPr>
  </w:style>
  <w:style w:type="paragraph" w:styleId="Heading4">
    <w:name w:val="heading 4"/>
    <w:basedOn w:val="Normal"/>
    <w:next w:val="Normal"/>
    <w:link w:val="Heading4Char"/>
    <w:uiPriority w:val="9"/>
    <w:semiHidden/>
    <w:unhideWhenUsed/>
    <w:qFormat/>
    <w:rsid w:val="00264E36"/>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64E3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4E3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4E3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4E3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4E3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984ACD"/>
    <w:rPr>
      <w:color w:val="0563C1" w:themeColor="hyperlink"/>
      <w:u w:val="single"/>
    </w:rPr>
  </w:style>
  <w:style w:type="table" w:styleId="TableGrid">
    <w:name w:val="Table Grid"/>
    <w:basedOn w:val="TableNormal"/>
    <w:uiPriority w:val="39"/>
    <w:rsid w:val="00984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4ACD"/>
    <w:rPr>
      <w:sz w:val="16"/>
      <w:szCs w:val="16"/>
    </w:rPr>
  </w:style>
  <w:style w:type="paragraph" w:styleId="CommentText">
    <w:name w:val="annotation text"/>
    <w:basedOn w:val="Normal"/>
    <w:link w:val="CommentTextChar"/>
    <w:uiPriority w:val="99"/>
    <w:semiHidden/>
    <w:unhideWhenUsed/>
    <w:rsid w:val="00984AC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84ACD"/>
    <w:rPr>
      <w:sz w:val="20"/>
      <w:szCs w:val="20"/>
      <w:lang w:val="en-CA"/>
    </w:rPr>
  </w:style>
  <w:style w:type="paragraph" w:styleId="ListParagraph">
    <w:name w:val="List Paragraph"/>
    <w:basedOn w:val="Normal"/>
    <w:uiPriority w:val="34"/>
    <w:qFormat/>
    <w:rsid w:val="00984ACD"/>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984ACD"/>
    <w:pPr>
      <w:spacing w:before="100" w:beforeAutospacing="1" w:after="100" w:afterAutospacing="1"/>
    </w:pPr>
    <w:rPr>
      <w:lang w:eastAsia="en-CA"/>
    </w:rPr>
  </w:style>
  <w:style w:type="character" w:styleId="Emphasis">
    <w:name w:val="Emphasis"/>
    <w:basedOn w:val="DefaultParagraphFont"/>
    <w:uiPriority w:val="20"/>
    <w:qFormat/>
    <w:rsid w:val="00984ACD"/>
    <w:rPr>
      <w:i/>
      <w:iCs/>
    </w:rPr>
  </w:style>
  <w:style w:type="character" w:styleId="UnresolvedMention">
    <w:name w:val="Unresolved Mention"/>
    <w:basedOn w:val="DefaultParagraphFont"/>
    <w:uiPriority w:val="99"/>
    <w:semiHidden/>
    <w:unhideWhenUsed/>
    <w:rsid w:val="00CD509A"/>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F3187"/>
    <w:rPr>
      <w:b/>
      <w:bCs/>
    </w:rPr>
  </w:style>
  <w:style w:type="character" w:customStyle="1" w:styleId="CommentSubjectChar">
    <w:name w:val="Comment Subject Char"/>
    <w:basedOn w:val="CommentTextChar"/>
    <w:link w:val="CommentSubject"/>
    <w:uiPriority w:val="99"/>
    <w:semiHidden/>
    <w:rsid w:val="002F3187"/>
    <w:rPr>
      <w:b/>
      <w:bCs/>
      <w:sz w:val="20"/>
      <w:szCs w:val="20"/>
      <w:lang w:val="en-CA"/>
    </w:rPr>
  </w:style>
  <w:style w:type="paragraph" w:styleId="Revision">
    <w:name w:val="Revision"/>
    <w:hidden/>
    <w:uiPriority w:val="99"/>
    <w:semiHidden/>
    <w:rsid w:val="00264E36"/>
  </w:style>
  <w:style w:type="character" w:customStyle="1" w:styleId="Heading1Char">
    <w:name w:val="Heading 1 Char"/>
    <w:basedOn w:val="DefaultParagraphFont"/>
    <w:link w:val="Heading1"/>
    <w:uiPriority w:val="9"/>
    <w:rsid w:val="00264E36"/>
    <w:rPr>
      <w:rFonts w:ascii="Times New Roman" w:eastAsia="Times New Roman" w:hAnsi="Times New Roman" w:cs="Times New Roman"/>
      <w:b/>
      <w:bCs/>
      <w:kern w:val="32"/>
      <w:sz w:val="32"/>
      <w:szCs w:val="32"/>
      <w:lang w:val="en-CA"/>
    </w:rPr>
  </w:style>
  <w:style w:type="character" w:customStyle="1" w:styleId="Heading2Char">
    <w:name w:val="Heading 2 Char"/>
    <w:basedOn w:val="DefaultParagraphFont"/>
    <w:link w:val="Heading2"/>
    <w:uiPriority w:val="9"/>
    <w:rsid w:val="00264E36"/>
    <w:rPr>
      <w:rFonts w:ascii="Times New Roman" w:eastAsiaTheme="majorEastAsia" w:hAnsi="Times New Roman" w:cstheme="majorBidi"/>
      <w:b/>
      <w:color w:val="000000" w:themeColor="text1"/>
      <w:sz w:val="28"/>
      <w:szCs w:val="26"/>
      <w:lang w:val="en-CA"/>
    </w:rPr>
  </w:style>
  <w:style w:type="character" w:customStyle="1" w:styleId="Heading3Char">
    <w:name w:val="Heading 3 Char"/>
    <w:basedOn w:val="DefaultParagraphFont"/>
    <w:link w:val="Heading3"/>
    <w:uiPriority w:val="9"/>
    <w:rsid w:val="00264E36"/>
    <w:rPr>
      <w:rFonts w:ascii="Times New Roman" w:eastAsiaTheme="majorEastAsia" w:hAnsi="Times New Roman" w:cstheme="majorBidi"/>
      <w:bCs/>
      <w:i/>
      <w:color w:val="000000" w:themeColor="text1"/>
      <w:sz w:val="24"/>
    </w:rPr>
  </w:style>
  <w:style w:type="character" w:customStyle="1" w:styleId="Heading4Char">
    <w:name w:val="Heading 4 Char"/>
    <w:basedOn w:val="DefaultParagraphFont"/>
    <w:link w:val="Heading4"/>
    <w:uiPriority w:val="9"/>
    <w:rsid w:val="00264E36"/>
    <w:rPr>
      <w:rFonts w:ascii="Times New Roman" w:eastAsiaTheme="majorEastAsia" w:hAnsi="Times New Roman" w:cstheme="majorBidi"/>
      <w:i/>
      <w:iCs/>
      <w:color w:val="000000" w:themeColor="text1"/>
      <w:sz w:val="24"/>
      <w:szCs w:val="24"/>
      <w:lang w:val="en-CA"/>
    </w:rPr>
  </w:style>
  <w:style w:type="character" w:customStyle="1" w:styleId="Heading5Char">
    <w:name w:val="Heading 5 Char"/>
    <w:basedOn w:val="DefaultParagraphFont"/>
    <w:link w:val="Heading5"/>
    <w:uiPriority w:val="9"/>
    <w:semiHidden/>
    <w:rsid w:val="00264E36"/>
    <w:rPr>
      <w:rFonts w:asciiTheme="majorHAnsi" w:eastAsiaTheme="majorEastAsia" w:hAnsiTheme="majorHAnsi" w:cstheme="majorBidi"/>
      <w:color w:val="2F5496" w:themeColor="accent1" w:themeShade="BF"/>
      <w:sz w:val="24"/>
      <w:szCs w:val="24"/>
      <w:lang w:val="en-CA"/>
    </w:rPr>
  </w:style>
  <w:style w:type="character" w:customStyle="1" w:styleId="Heading6Char">
    <w:name w:val="Heading 6 Char"/>
    <w:basedOn w:val="DefaultParagraphFont"/>
    <w:link w:val="Heading6"/>
    <w:uiPriority w:val="9"/>
    <w:semiHidden/>
    <w:rsid w:val="00264E36"/>
    <w:rPr>
      <w:rFonts w:asciiTheme="majorHAnsi" w:eastAsiaTheme="majorEastAsia" w:hAnsiTheme="majorHAnsi" w:cstheme="majorBidi"/>
      <w:color w:val="1F3763" w:themeColor="accent1" w:themeShade="7F"/>
      <w:sz w:val="24"/>
      <w:szCs w:val="24"/>
      <w:lang w:val="en-CA"/>
    </w:rPr>
  </w:style>
  <w:style w:type="character" w:customStyle="1" w:styleId="Heading7Char">
    <w:name w:val="Heading 7 Char"/>
    <w:basedOn w:val="DefaultParagraphFont"/>
    <w:link w:val="Heading7"/>
    <w:uiPriority w:val="9"/>
    <w:semiHidden/>
    <w:rsid w:val="00264E36"/>
    <w:rPr>
      <w:rFonts w:asciiTheme="majorHAnsi" w:eastAsiaTheme="majorEastAsia" w:hAnsiTheme="majorHAnsi" w:cstheme="majorBidi"/>
      <w:i/>
      <w:iCs/>
      <w:color w:val="1F3763" w:themeColor="accent1" w:themeShade="7F"/>
      <w:sz w:val="24"/>
      <w:szCs w:val="24"/>
      <w:lang w:val="en-CA"/>
    </w:rPr>
  </w:style>
  <w:style w:type="character" w:customStyle="1" w:styleId="Heading8Char">
    <w:name w:val="Heading 8 Char"/>
    <w:basedOn w:val="DefaultParagraphFont"/>
    <w:link w:val="Heading8"/>
    <w:uiPriority w:val="9"/>
    <w:semiHidden/>
    <w:rsid w:val="00264E36"/>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264E36"/>
    <w:rPr>
      <w:rFonts w:asciiTheme="majorHAnsi" w:eastAsiaTheme="majorEastAsia" w:hAnsiTheme="majorHAnsi" w:cstheme="majorBidi"/>
      <w:i/>
      <w:iCs/>
      <w:color w:val="272727" w:themeColor="text1" w:themeTint="D8"/>
      <w:sz w:val="21"/>
      <w:szCs w:val="21"/>
      <w:lang w:val="en-CA"/>
    </w:rPr>
  </w:style>
  <w:style w:type="paragraph" w:styleId="Footer">
    <w:name w:val="footer"/>
    <w:basedOn w:val="Normal"/>
    <w:link w:val="FooterChar"/>
    <w:uiPriority w:val="99"/>
    <w:unhideWhenUsed/>
    <w:rsid w:val="008E64B0"/>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E64B0"/>
    <w:rPr>
      <w:lang w:val="en-CA"/>
    </w:rPr>
  </w:style>
  <w:style w:type="character" w:styleId="PageNumber">
    <w:name w:val="page number"/>
    <w:basedOn w:val="DefaultParagraphFont"/>
    <w:uiPriority w:val="99"/>
    <w:semiHidden/>
    <w:unhideWhenUsed/>
    <w:rsid w:val="008E64B0"/>
  </w:style>
  <w:style w:type="character" w:styleId="LineNumber">
    <w:name w:val="line number"/>
    <w:basedOn w:val="DefaultParagraphFont"/>
    <w:uiPriority w:val="99"/>
    <w:semiHidden/>
    <w:unhideWhenUsed/>
    <w:rsid w:val="008E64B0"/>
  </w:style>
  <w:style w:type="paragraph" w:styleId="BalloonText">
    <w:name w:val="Balloon Text"/>
    <w:basedOn w:val="Normal"/>
    <w:link w:val="BalloonTextChar"/>
    <w:uiPriority w:val="99"/>
    <w:semiHidden/>
    <w:unhideWhenUsed/>
    <w:rsid w:val="00B576AB"/>
    <w:rPr>
      <w:sz w:val="18"/>
      <w:szCs w:val="18"/>
    </w:rPr>
  </w:style>
  <w:style w:type="character" w:customStyle="1" w:styleId="BalloonTextChar">
    <w:name w:val="Balloon Text Char"/>
    <w:basedOn w:val="DefaultParagraphFont"/>
    <w:link w:val="BalloonText"/>
    <w:uiPriority w:val="99"/>
    <w:semiHidden/>
    <w:rsid w:val="00B576AB"/>
    <w:rPr>
      <w:rFonts w:ascii="Times New Roman" w:eastAsia="Times New Roman" w:hAnsi="Times New Roman" w:cs="Times New Roman"/>
      <w:sz w:val="18"/>
      <w:szCs w:val="18"/>
      <w:lang w:val="en-CA"/>
    </w:rPr>
  </w:style>
  <w:style w:type="character" w:styleId="Strong">
    <w:name w:val="Strong"/>
    <w:basedOn w:val="DefaultParagraphFont"/>
    <w:uiPriority w:val="22"/>
    <w:qFormat/>
    <w:rsid w:val="00B576AB"/>
    <w:rPr>
      <w:b/>
      <w:bCs/>
    </w:rPr>
  </w:style>
  <w:style w:type="character" w:customStyle="1" w:styleId="pp-grid-author-wrap">
    <w:name w:val="pp-grid-author-wrap"/>
    <w:basedOn w:val="DefaultParagraphFont"/>
    <w:rsid w:val="00454D7A"/>
  </w:style>
  <w:style w:type="character" w:customStyle="1" w:styleId="pp-grid-author">
    <w:name w:val="pp-grid-author"/>
    <w:basedOn w:val="DefaultParagraphFont"/>
    <w:rsid w:val="00454D7A"/>
  </w:style>
  <w:style w:type="character" w:customStyle="1" w:styleId="pp-grid-journal">
    <w:name w:val="pp-grid-journal"/>
    <w:basedOn w:val="DefaultParagraphFont"/>
    <w:rsid w:val="00454D7A"/>
  </w:style>
  <w:style w:type="character" w:customStyle="1" w:styleId="pp-grid-trailing-comma">
    <w:name w:val="pp-grid-trailing-comma"/>
    <w:basedOn w:val="DefaultParagraphFont"/>
    <w:rsid w:val="00454D7A"/>
  </w:style>
  <w:style w:type="character" w:customStyle="1" w:styleId="pp-grid-year">
    <w:name w:val="pp-grid-year"/>
    <w:basedOn w:val="DefaultParagraphFont"/>
    <w:rsid w:val="00454D7A"/>
  </w:style>
  <w:style w:type="character" w:customStyle="1" w:styleId="pp-grid-highlight">
    <w:name w:val="pp-grid-highlight"/>
    <w:basedOn w:val="DefaultParagraphFont"/>
    <w:rsid w:val="00454D7A"/>
  </w:style>
  <w:style w:type="paragraph" w:styleId="TableofFigures">
    <w:name w:val="table of figures"/>
    <w:basedOn w:val="Normal"/>
    <w:next w:val="Normal"/>
    <w:autoRedefine/>
    <w:rsid w:val="000E355D"/>
    <w:pPr>
      <w:ind w:left="400" w:hanging="400"/>
    </w:pPr>
    <w:rPr>
      <w:rFonts w:ascii="Times" w:hAnsi="Times"/>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30" w:type="dxa"/>
        <w:right w:w="30" w:type="dxa"/>
      </w:tblCellMar>
    </w:tblPr>
  </w:style>
  <w:style w:type="table" w:customStyle="1" w:styleId="a2">
    <w:basedOn w:val="TableNormal"/>
    <w:tblPr>
      <w:tblStyleRowBandSize w:val="1"/>
      <w:tblStyleColBandSize w:val="1"/>
    </w:tblPr>
  </w:style>
  <w:style w:type="character" w:styleId="FollowedHyperlink">
    <w:name w:val="FollowedHyperlink"/>
    <w:basedOn w:val="DefaultParagraphFont"/>
    <w:uiPriority w:val="99"/>
    <w:semiHidden/>
    <w:unhideWhenUsed/>
    <w:rsid w:val="007346D8"/>
    <w:rPr>
      <w:color w:val="954F72" w:themeColor="followedHyperlink"/>
      <w:u w:val="single"/>
    </w:rPr>
  </w:style>
  <w:style w:type="table" w:customStyle="1" w:styleId="a3">
    <w:basedOn w:val="TableNormal"/>
    <w:tblPr>
      <w:tblStyleRowBandSize w:val="1"/>
      <w:tblStyleColBandSize w:val="1"/>
      <w:tblCellMar>
        <w:left w:w="30" w:type="dxa"/>
        <w:right w:w="30" w:type="dxa"/>
      </w:tblCellMar>
    </w:tblPr>
  </w:style>
  <w:style w:type="table" w:customStyle="1" w:styleId="a4">
    <w:basedOn w:val="TableNormal"/>
    <w:tblPr>
      <w:tblStyleRowBandSize w:val="1"/>
      <w:tblStyleColBandSize w:val="1"/>
      <w:tblCellMar>
        <w:left w:w="30" w:type="dxa"/>
        <w:right w:w="30" w:type="dxa"/>
      </w:tblCellMar>
    </w:tblPr>
  </w:style>
  <w:style w:type="table" w:customStyle="1" w:styleId="a5">
    <w:basedOn w:val="TableNormal"/>
    <w:tblPr>
      <w:tblStyleRowBandSize w:val="1"/>
      <w:tblStyleColBandSize w:val="1"/>
      <w:tblCellMar>
        <w:left w:w="30" w:type="dxa"/>
        <w:right w:w="30" w:type="dxa"/>
      </w:tblCellMar>
    </w:tblPr>
  </w:style>
  <w:style w:type="table" w:customStyle="1" w:styleId="a6">
    <w:basedOn w:val="TableNormal"/>
    <w:tblPr>
      <w:tblStyleRowBandSize w:val="1"/>
      <w:tblStyleColBandSize w:val="1"/>
      <w:tblCellMar>
        <w:left w:w="30" w:type="dxa"/>
        <w:right w:w="30" w:type="dxa"/>
      </w:tblCellMar>
    </w:tblPr>
  </w:style>
  <w:style w:type="table" w:customStyle="1" w:styleId="a7">
    <w:basedOn w:val="TableNormal"/>
    <w:tblPr>
      <w:tblStyleRowBandSize w:val="1"/>
      <w:tblStyleColBandSize w:val="1"/>
      <w:tblCellMar>
        <w:left w:w="30" w:type="dxa"/>
        <w:right w:w="30" w:type="dxa"/>
      </w:tblCellMar>
    </w:tblPr>
  </w:style>
  <w:style w:type="table" w:customStyle="1" w:styleId="a8">
    <w:basedOn w:val="TableNormal"/>
    <w:tblPr>
      <w:tblStyleRowBandSize w:val="1"/>
      <w:tblStyleColBandSize w:val="1"/>
      <w:tblCellMar>
        <w:left w:w="30" w:type="dxa"/>
        <w:right w:w="30" w:type="dxa"/>
      </w:tblCellMar>
    </w:tblPr>
  </w:style>
  <w:style w:type="table" w:customStyle="1" w:styleId="a9">
    <w:basedOn w:val="TableNormal"/>
    <w:tblPr>
      <w:tblStyleRowBandSize w:val="1"/>
      <w:tblStyleColBandSize w:val="1"/>
      <w:tblCellMar>
        <w:left w:w="30" w:type="dxa"/>
        <w:right w:w="30" w:type="dxa"/>
      </w:tblCellMar>
    </w:tblPr>
  </w:style>
  <w:style w:type="table" w:customStyle="1" w:styleId="aa">
    <w:basedOn w:val="TableNormal"/>
    <w:tblPr>
      <w:tblStyleRowBandSize w:val="1"/>
      <w:tblStyleColBandSize w:val="1"/>
      <w:tblCellMar>
        <w:left w:w="30" w:type="dxa"/>
        <w:right w:w="30" w:type="dxa"/>
      </w:tblCellMar>
    </w:tblPr>
  </w:style>
  <w:style w:type="table" w:customStyle="1" w:styleId="ab">
    <w:basedOn w:val="TableNormal"/>
    <w:tblPr>
      <w:tblStyleRowBandSize w:val="1"/>
      <w:tblStyleColBandSize w:val="1"/>
      <w:tblCellMar>
        <w:left w:w="30" w:type="dxa"/>
        <w:right w:w="30" w:type="dxa"/>
      </w:tblCellMar>
    </w:tblPr>
  </w:style>
  <w:style w:type="table" w:customStyle="1" w:styleId="ac">
    <w:basedOn w:val="TableNormal"/>
    <w:tblPr>
      <w:tblStyleRowBandSize w:val="1"/>
      <w:tblStyleColBandSize w:val="1"/>
      <w:tblCellMar>
        <w:left w:w="30" w:type="dxa"/>
        <w:right w:w="3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30" w:type="dxa"/>
        <w:right w:w="30" w:type="dxa"/>
      </w:tblCellMar>
    </w:tblPr>
  </w:style>
  <w:style w:type="table" w:customStyle="1" w:styleId="af">
    <w:basedOn w:val="TableNormal"/>
    <w:tblPr>
      <w:tblStyleRowBandSize w:val="1"/>
      <w:tblStyleColBandSize w:val="1"/>
      <w:tblCellMar>
        <w:left w:w="30" w:type="dxa"/>
        <w:right w:w="30" w:type="dxa"/>
      </w:tblCellMar>
    </w:tblPr>
  </w:style>
  <w:style w:type="table" w:customStyle="1" w:styleId="af0">
    <w:basedOn w:val="TableNormal"/>
    <w:tblPr>
      <w:tblStyleRowBandSize w:val="1"/>
      <w:tblStyleColBandSize w:val="1"/>
      <w:tblCellMar>
        <w:left w:w="30" w:type="dxa"/>
        <w:right w:w="3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96461">
      <w:bodyDiv w:val="1"/>
      <w:marLeft w:val="0"/>
      <w:marRight w:val="0"/>
      <w:marTop w:val="0"/>
      <w:marBottom w:val="0"/>
      <w:divBdr>
        <w:top w:val="none" w:sz="0" w:space="0" w:color="auto"/>
        <w:left w:val="none" w:sz="0" w:space="0" w:color="auto"/>
        <w:bottom w:val="none" w:sz="0" w:space="0" w:color="auto"/>
        <w:right w:val="none" w:sz="0" w:space="0" w:color="auto"/>
      </w:divBdr>
      <w:divsChild>
        <w:div w:id="2027902310">
          <w:marLeft w:val="0"/>
          <w:marRight w:val="0"/>
          <w:marTop w:val="0"/>
          <w:marBottom w:val="0"/>
          <w:divBdr>
            <w:top w:val="none" w:sz="0" w:space="0" w:color="auto"/>
            <w:left w:val="none" w:sz="0" w:space="0" w:color="auto"/>
            <w:bottom w:val="none" w:sz="0" w:space="0" w:color="auto"/>
            <w:right w:val="none" w:sz="0" w:space="0" w:color="auto"/>
          </w:divBdr>
          <w:divsChild>
            <w:div w:id="1535078574">
              <w:marLeft w:val="0"/>
              <w:marRight w:val="0"/>
              <w:marTop w:val="0"/>
              <w:marBottom w:val="0"/>
              <w:divBdr>
                <w:top w:val="none" w:sz="0" w:space="0" w:color="auto"/>
                <w:left w:val="none" w:sz="0" w:space="0" w:color="auto"/>
                <w:bottom w:val="none" w:sz="0" w:space="0" w:color="auto"/>
                <w:right w:val="none" w:sz="0" w:space="0" w:color="auto"/>
              </w:divBdr>
              <w:divsChild>
                <w:div w:id="13378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2313">
          <w:marLeft w:val="0"/>
          <w:marRight w:val="0"/>
          <w:marTop w:val="0"/>
          <w:marBottom w:val="0"/>
          <w:divBdr>
            <w:top w:val="none" w:sz="0" w:space="0" w:color="auto"/>
            <w:left w:val="none" w:sz="0" w:space="0" w:color="auto"/>
            <w:bottom w:val="none" w:sz="0" w:space="0" w:color="auto"/>
            <w:right w:val="none" w:sz="0" w:space="0" w:color="auto"/>
          </w:divBdr>
          <w:divsChild>
            <w:div w:id="983047185">
              <w:marLeft w:val="0"/>
              <w:marRight w:val="0"/>
              <w:marTop w:val="0"/>
              <w:marBottom w:val="0"/>
              <w:divBdr>
                <w:top w:val="none" w:sz="0" w:space="0" w:color="auto"/>
                <w:left w:val="none" w:sz="0" w:space="0" w:color="auto"/>
                <w:bottom w:val="none" w:sz="0" w:space="0" w:color="auto"/>
                <w:right w:val="none" w:sz="0" w:space="0" w:color="auto"/>
              </w:divBdr>
              <w:divsChild>
                <w:div w:id="16836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62422">
      <w:bodyDiv w:val="1"/>
      <w:marLeft w:val="0"/>
      <w:marRight w:val="0"/>
      <w:marTop w:val="0"/>
      <w:marBottom w:val="0"/>
      <w:divBdr>
        <w:top w:val="none" w:sz="0" w:space="0" w:color="auto"/>
        <w:left w:val="none" w:sz="0" w:space="0" w:color="auto"/>
        <w:bottom w:val="none" w:sz="0" w:space="0" w:color="auto"/>
        <w:right w:val="none" w:sz="0" w:space="0" w:color="auto"/>
      </w:divBdr>
    </w:div>
    <w:div w:id="1731878799">
      <w:bodyDiv w:val="1"/>
      <w:marLeft w:val="0"/>
      <w:marRight w:val="0"/>
      <w:marTop w:val="0"/>
      <w:marBottom w:val="0"/>
      <w:divBdr>
        <w:top w:val="none" w:sz="0" w:space="0" w:color="auto"/>
        <w:left w:val="none" w:sz="0" w:space="0" w:color="auto"/>
        <w:bottom w:val="none" w:sz="0" w:space="0" w:color="auto"/>
        <w:right w:val="none" w:sz="0" w:space="0" w:color="auto"/>
      </w:divBdr>
    </w:div>
    <w:div w:id="1981114187">
      <w:bodyDiv w:val="1"/>
      <w:marLeft w:val="0"/>
      <w:marRight w:val="0"/>
      <w:marTop w:val="0"/>
      <w:marBottom w:val="0"/>
      <w:divBdr>
        <w:top w:val="none" w:sz="0" w:space="0" w:color="auto"/>
        <w:left w:val="none" w:sz="0" w:space="0" w:color="auto"/>
        <w:bottom w:val="none" w:sz="0" w:space="0" w:color="auto"/>
        <w:right w:val="none" w:sz="0" w:space="0" w:color="auto"/>
      </w:divBdr>
      <w:divsChild>
        <w:div w:id="113141874">
          <w:marLeft w:val="0"/>
          <w:marRight w:val="0"/>
          <w:marTop w:val="0"/>
          <w:marBottom w:val="0"/>
          <w:divBdr>
            <w:top w:val="none" w:sz="0" w:space="0" w:color="auto"/>
            <w:left w:val="none" w:sz="0" w:space="0" w:color="auto"/>
            <w:bottom w:val="none" w:sz="0" w:space="0" w:color="auto"/>
            <w:right w:val="none" w:sz="0" w:space="0" w:color="auto"/>
          </w:divBdr>
          <w:divsChild>
            <w:div w:id="1938631583">
              <w:marLeft w:val="0"/>
              <w:marRight w:val="0"/>
              <w:marTop w:val="0"/>
              <w:marBottom w:val="0"/>
              <w:divBdr>
                <w:top w:val="none" w:sz="0" w:space="0" w:color="auto"/>
                <w:left w:val="none" w:sz="0" w:space="0" w:color="auto"/>
                <w:bottom w:val="none" w:sz="0" w:space="0" w:color="auto"/>
                <w:right w:val="none" w:sz="0" w:space="0" w:color="auto"/>
              </w:divBdr>
              <w:divsChild>
                <w:div w:id="989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ildlife.onlinelibrary.wiley.com/doi/abs/10.1002/wmon.6" TargetMode="External"/><Relationship Id="rId1" Type="http://schemas.openxmlformats.org/officeDocument/2006/relationships/hyperlink" Target="https://onlinelibrary.wiley.com/doi/10.1111/geb.12564"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iBxN+Hkv0cDDZ979bZh8Ht7ag==">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CF7E8F-1CEC-B44F-8F5C-11EECAE8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43</Pages>
  <Words>9352</Words>
  <Characters>53307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Brennan, Liam FLNR:EX</dc:creator>
  <cp:lastModifiedBy>Clayton Lamb</cp:lastModifiedBy>
  <cp:revision>4</cp:revision>
  <dcterms:created xsi:type="dcterms:W3CDTF">2022-06-23T19:55:00Z</dcterms:created>
  <dcterms:modified xsi:type="dcterms:W3CDTF">2022-06-24T01:02:00Z</dcterms:modified>
</cp:coreProperties>
</file>